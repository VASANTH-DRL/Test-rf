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E5E6D" w14:textId="77777777" w:rsidR="001018B2" w:rsidRPr="00DA16FA" w:rsidRDefault="001018B2" w:rsidP="001D18F0">
      <w:pPr>
        <w:pStyle w:val="Title"/>
        <w:rPr>
          <w:b w:val="0"/>
        </w:rPr>
      </w:pPr>
      <w:r w:rsidRPr="00DA16FA">
        <w:t>MASTER</w:t>
      </w:r>
      <w:r>
        <w:t xml:space="preserve"> LABORATORY</w:t>
      </w:r>
      <w:r w:rsidRPr="00DA16FA">
        <w:t xml:space="preserve"> SERVICES AGREEMENT</w:t>
      </w:r>
    </w:p>
    <w:p w14:paraId="380976B5" w14:textId="77777777" w:rsidR="001018B2" w:rsidRPr="00DA16FA" w:rsidRDefault="001018B2" w:rsidP="001018B2">
      <w:pPr>
        <w:pStyle w:val="Title"/>
        <w:jc w:val="both"/>
        <w:rPr>
          <w:b w:val="0"/>
        </w:rPr>
      </w:pPr>
    </w:p>
    <w:p w14:paraId="5E1BC203" w14:textId="3E2C595F" w:rsidR="001018B2" w:rsidRPr="00DA16FA" w:rsidRDefault="001018B2" w:rsidP="001018B2">
      <w:pPr>
        <w:autoSpaceDE w:val="0"/>
        <w:autoSpaceDN w:val="0"/>
        <w:adjustRightInd w:val="0"/>
        <w:ind w:firstLine="720"/>
        <w:jc w:val="both"/>
        <w:rPr>
          <w:sz w:val="24"/>
          <w:szCs w:val="24"/>
        </w:rPr>
      </w:pPr>
      <w:r w:rsidRPr="00DA16FA">
        <w:rPr>
          <w:sz w:val="24"/>
          <w:szCs w:val="24"/>
        </w:rPr>
        <w:t xml:space="preserve">This Master </w:t>
      </w:r>
      <w:r w:rsidR="00ED2562">
        <w:rPr>
          <w:sz w:val="24"/>
          <w:szCs w:val="24"/>
        </w:rPr>
        <w:t xml:space="preserve">Laboratory </w:t>
      </w:r>
      <w:r w:rsidRPr="00DA16FA">
        <w:rPr>
          <w:sz w:val="24"/>
          <w:szCs w:val="24"/>
        </w:rPr>
        <w:t>Services Agreement (</w:t>
      </w:r>
      <w:r>
        <w:rPr>
          <w:sz w:val="24"/>
          <w:szCs w:val="24"/>
        </w:rPr>
        <w:t xml:space="preserve">this </w:t>
      </w:r>
      <w:r w:rsidRPr="00DA16FA">
        <w:rPr>
          <w:sz w:val="24"/>
          <w:szCs w:val="24"/>
        </w:rPr>
        <w:t>“Agreement”) is entered into as of</w:t>
      </w:r>
      <w:r w:rsidR="00DE45D8">
        <w:rPr>
          <w:sz w:val="24"/>
          <w:szCs w:val="24"/>
        </w:rPr>
        <w:t xml:space="preserve"> </w:t>
      </w:r>
      <w:r w:rsidR="00E91738">
        <w:rPr>
          <w:sz w:val="24"/>
          <w:szCs w:val="24"/>
          <w:highlight w:val="yellow"/>
        </w:rPr>
        <w:t xml:space="preserve"> </w:t>
      </w:r>
      <w:r w:rsidRPr="00DA16FA">
        <w:rPr>
          <w:sz w:val="24"/>
          <w:szCs w:val="24"/>
        </w:rPr>
        <w:t>20</w:t>
      </w:r>
      <w:r w:rsidR="00614060">
        <w:rPr>
          <w:sz w:val="24"/>
          <w:szCs w:val="24"/>
        </w:rPr>
        <w:t>2</w:t>
      </w:r>
      <w:r w:rsidRPr="00DA16FA">
        <w:rPr>
          <w:sz w:val="24"/>
          <w:szCs w:val="24"/>
          <w:highlight w:val="yellow"/>
        </w:rPr>
        <w:t>_</w:t>
      </w:r>
      <w:r w:rsidRPr="00DA16FA">
        <w:rPr>
          <w:sz w:val="24"/>
          <w:szCs w:val="24"/>
        </w:rPr>
        <w:t xml:space="preserve"> (</w:t>
      </w:r>
      <w:r>
        <w:rPr>
          <w:sz w:val="24"/>
          <w:szCs w:val="24"/>
        </w:rPr>
        <w:t xml:space="preserve">the </w:t>
      </w:r>
      <w:r w:rsidRPr="00DA16FA">
        <w:rPr>
          <w:sz w:val="24"/>
          <w:szCs w:val="24"/>
        </w:rPr>
        <w:t>“</w:t>
      </w:r>
      <w:r>
        <w:rPr>
          <w:sz w:val="24"/>
          <w:szCs w:val="24"/>
        </w:rPr>
        <w:t>Agreement</w:t>
      </w:r>
      <w:r w:rsidRPr="00DA16FA">
        <w:rPr>
          <w:sz w:val="24"/>
          <w:szCs w:val="24"/>
        </w:rPr>
        <w:t xml:space="preserve"> Date”)</w:t>
      </w:r>
      <w:r>
        <w:rPr>
          <w:sz w:val="24"/>
          <w:szCs w:val="24"/>
        </w:rPr>
        <w:t>,</w:t>
      </w:r>
      <w:r w:rsidRPr="00DA16FA">
        <w:rPr>
          <w:sz w:val="24"/>
          <w:szCs w:val="24"/>
        </w:rPr>
        <w:t xml:space="preserve"> by and between</w:t>
      </w:r>
      <w:r w:rsidR="00F43D22">
        <w:rPr>
          <w:sz w:val="24"/>
          <w:szCs w:val="24"/>
        </w:rPr>
        <w:t xml:space="preserve"> </w:t>
      </w:r>
      <w:r w:rsidRPr="00DA16FA">
        <w:rPr>
          <w:sz w:val="24"/>
          <w:szCs w:val="24"/>
        </w:rPr>
        <w:t xml:space="preserve"> and </w:t>
      </w:r>
      <w:r w:rsidR="0092751B">
        <w:rPr>
          <w:sz w:val="24"/>
          <w:szCs w:val="24"/>
        </w:rPr>
        <w:t>Biogen</w:t>
      </w:r>
      <w:r w:rsidRPr="00DA16FA">
        <w:rPr>
          <w:sz w:val="24"/>
          <w:szCs w:val="24"/>
        </w:rPr>
        <w:t xml:space="preserve"> </w:t>
      </w:r>
      <w:r w:rsidR="00EF5E77">
        <w:rPr>
          <w:sz w:val="24"/>
          <w:szCs w:val="24"/>
        </w:rPr>
        <w:t xml:space="preserve">MA </w:t>
      </w:r>
      <w:r w:rsidRPr="00DA16FA">
        <w:rPr>
          <w:sz w:val="24"/>
          <w:szCs w:val="24"/>
        </w:rPr>
        <w:t>Inc. (together with its affiliates and subsidiaries</w:t>
      </w:r>
      <w:r>
        <w:rPr>
          <w:sz w:val="24"/>
          <w:szCs w:val="24"/>
        </w:rPr>
        <w:t>,</w:t>
      </w:r>
      <w:r w:rsidRPr="00DA16FA">
        <w:rPr>
          <w:sz w:val="24"/>
          <w:szCs w:val="24"/>
        </w:rPr>
        <w:t xml:space="preserve"> “</w:t>
      </w:r>
      <w:r w:rsidR="0092751B">
        <w:rPr>
          <w:sz w:val="24"/>
          <w:szCs w:val="24"/>
        </w:rPr>
        <w:t>Biogen</w:t>
      </w:r>
      <w:r w:rsidRPr="00DA16FA">
        <w:rPr>
          <w:sz w:val="24"/>
          <w:szCs w:val="24"/>
        </w:rPr>
        <w:t xml:space="preserve">”), with </w:t>
      </w:r>
      <w:r w:rsidR="00C925FA">
        <w:rPr>
          <w:sz w:val="24"/>
          <w:szCs w:val="24"/>
        </w:rPr>
        <w:t xml:space="preserve">principal offices located at </w:t>
      </w:r>
      <w:r w:rsidR="0092751B">
        <w:rPr>
          <w:sz w:val="24"/>
          <w:szCs w:val="24"/>
        </w:rPr>
        <w:t>2</w:t>
      </w:r>
      <w:r w:rsidR="00680E23">
        <w:rPr>
          <w:sz w:val="24"/>
          <w:szCs w:val="24"/>
        </w:rPr>
        <w:t>2</w:t>
      </w:r>
      <w:r w:rsidR="0092751B">
        <w:rPr>
          <w:sz w:val="24"/>
          <w:szCs w:val="24"/>
        </w:rPr>
        <w:t>50 Binney Street</w:t>
      </w:r>
      <w:r w:rsidR="00EF5E77">
        <w:rPr>
          <w:sz w:val="24"/>
          <w:szCs w:val="24"/>
        </w:rPr>
        <w:t>, Cambridge, MA 02142</w:t>
      </w:r>
      <w:ins w:id="0" w:author="APSL Legal" w:date="2022-05-16T10:21:00Z">
        <w:r w:rsidR="00ED7D62">
          <w:rPr>
            <w:sz w:val="24"/>
            <w:szCs w:val="24"/>
          </w:rPr>
          <w:t xml:space="preserve"> and Aurigene Pharmaceutical Services Limited (hereinafter referred to as “APSL”</w:t>
        </w:r>
      </w:ins>
      <w:ins w:id="1" w:author="APSL Legal" w:date="2022-05-16T10:22:00Z">
        <w:r w:rsidR="00225802">
          <w:rPr>
            <w:sz w:val="24"/>
            <w:szCs w:val="24"/>
          </w:rPr>
          <w:t xml:space="preserve"> or</w:t>
        </w:r>
      </w:ins>
      <w:ins w:id="2" w:author="APSL Legal" w:date="2022-05-16T10:23:00Z">
        <w:r w:rsidR="00225802">
          <w:rPr>
            <w:sz w:val="24"/>
            <w:szCs w:val="24"/>
          </w:rPr>
          <w:t xml:space="preserve"> “Vendor”</w:t>
        </w:r>
      </w:ins>
      <w:ins w:id="3" w:author="APSL Legal" w:date="2022-05-16T10:21:00Z">
        <w:r w:rsidR="00ED7D62">
          <w:rPr>
            <w:sz w:val="24"/>
            <w:szCs w:val="24"/>
          </w:rPr>
          <w:t>)</w:t>
        </w:r>
      </w:ins>
      <w:ins w:id="4" w:author="APSL Legal" w:date="2022-05-16T10:22:00Z">
        <w:r w:rsidR="00ED7D62">
          <w:rPr>
            <w:sz w:val="24"/>
            <w:szCs w:val="24"/>
          </w:rPr>
          <w:t xml:space="preserve">, </w:t>
        </w:r>
        <w:r w:rsidR="00ED7D62" w:rsidRPr="00851B33">
          <w:rPr>
            <w:bCs/>
            <w:sz w:val="22"/>
            <w:szCs w:val="22"/>
          </w:rPr>
          <w:t xml:space="preserve">having its registered office at </w:t>
        </w:r>
        <w:r w:rsidR="00ED7D62">
          <w:rPr>
            <w:bCs/>
            <w:sz w:val="22"/>
            <w:szCs w:val="22"/>
          </w:rPr>
          <w:t>39-40, KIADB Industrial Area, Electronic City Phase-II, Hosur Road, Bangalore - 560100</w:t>
        </w:r>
      </w:ins>
      <w:r w:rsidRPr="00DA16FA">
        <w:rPr>
          <w:sz w:val="24"/>
          <w:szCs w:val="24"/>
        </w:rPr>
        <w:t xml:space="preserve">.  </w:t>
      </w:r>
    </w:p>
    <w:p w14:paraId="69EED922" w14:textId="77777777" w:rsidR="001018B2" w:rsidRPr="00DA16FA" w:rsidRDefault="001018B2" w:rsidP="001018B2">
      <w:pPr>
        <w:autoSpaceDE w:val="0"/>
        <w:autoSpaceDN w:val="0"/>
        <w:adjustRightInd w:val="0"/>
        <w:ind w:firstLine="720"/>
        <w:jc w:val="both"/>
        <w:rPr>
          <w:snapToGrid w:val="0"/>
          <w:sz w:val="24"/>
          <w:szCs w:val="24"/>
        </w:rPr>
      </w:pPr>
    </w:p>
    <w:p w14:paraId="0B0CEAB6" w14:textId="77777777" w:rsidR="001018B2" w:rsidRDefault="001018B2" w:rsidP="001018B2">
      <w:pPr>
        <w:pStyle w:val="BodyText2"/>
        <w:widowControl w:val="0"/>
        <w:autoSpaceDE/>
        <w:autoSpaceDN/>
        <w:adjustRightInd/>
        <w:spacing w:line="240" w:lineRule="auto"/>
        <w:ind w:firstLine="720"/>
        <w:rPr>
          <w:sz w:val="24"/>
          <w:szCs w:val="24"/>
        </w:rPr>
      </w:pPr>
      <w:r w:rsidRPr="00DA16FA">
        <w:rPr>
          <w:sz w:val="24"/>
          <w:szCs w:val="24"/>
        </w:rPr>
        <w:t xml:space="preserve">WHEREAS, the parties hereto desire that Vendor provide </w:t>
      </w:r>
      <w:r w:rsidR="0092751B">
        <w:rPr>
          <w:sz w:val="24"/>
          <w:szCs w:val="24"/>
        </w:rPr>
        <w:t>Biogen</w:t>
      </w:r>
      <w:r w:rsidRPr="00DA16FA">
        <w:rPr>
          <w:sz w:val="24"/>
          <w:szCs w:val="24"/>
        </w:rPr>
        <w:t xml:space="preserve"> with certain services and create </w:t>
      </w:r>
      <w:r>
        <w:rPr>
          <w:sz w:val="24"/>
          <w:szCs w:val="24"/>
        </w:rPr>
        <w:t>certain deliverables</w:t>
      </w:r>
      <w:r w:rsidRPr="00DA16FA">
        <w:rPr>
          <w:sz w:val="24"/>
          <w:szCs w:val="24"/>
        </w:rPr>
        <w:t xml:space="preserve"> from time to time in accordance with the terms</w:t>
      </w:r>
      <w:r w:rsidR="00774881">
        <w:rPr>
          <w:sz w:val="24"/>
          <w:szCs w:val="24"/>
        </w:rPr>
        <w:t xml:space="preserve"> and conditions</w:t>
      </w:r>
      <w:r w:rsidRPr="00DA16FA">
        <w:rPr>
          <w:sz w:val="24"/>
          <w:szCs w:val="24"/>
        </w:rPr>
        <w:t xml:space="preserve"> of this Agreement</w:t>
      </w:r>
      <w:r>
        <w:rPr>
          <w:sz w:val="24"/>
          <w:szCs w:val="24"/>
        </w:rPr>
        <w:t>; and</w:t>
      </w:r>
    </w:p>
    <w:p w14:paraId="0994F72D" w14:textId="77777777" w:rsidR="001018B2" w:rsidRDefault="001018B2" w:rsidP="001018B2">
      <w:pPr>
        <w:rPr>
          <w:sz w:val="24"/>
          <w:szCs w:val="24"/>
        </w:rPr>
      </w:pPr>
    </w:p>
    <w:p w14:paraId="32DB2F86" w14:textId="77777777" w:rsidR="001018B2" w:rsidRPr="008C4F02" w:rsidRDefault="001018B2" w:rsidP="001018B2">
      <w:pPr>
        <w:ind w:firstLine="720"/>
        <w:rPr>
          <w:sz w:val="24"/>
          <w:szCs w:val="24"/>
        </w:rPr>
      </w:pPr>
      <w:r w:rsidRPr="008C4F02">
        <w:rPr>
          <w:sz w:val="24"/>
          <w:szCs w:val="24"/>
        </w:rPr>
        <w:t xml:space="preserve">WHEREAS, Vendor has the expertise and facilities and is willing to perform the Services for </w:t>
      </w:r>
      <w:r w:rsidR="0092751B">
        <w:rPr>
          <w:sz w:val="24"/>
          <w:szCs w:val="24"/>
        </w:rPr>
        <w:t>Biogen</w:t>
      </w:r>
      <w:r w:rsidRPr="008C4F02">
        <w:rPr>
          <w:sz w:val="24"/>
          <w:szCs w:val="24"/>
        </w:rPr>
        <w:t xml:space="preserve"> on the terms set forth in this Agreement.</w:t>
      </w:r>
    </w:p>
    <w:p w14:paraId="1DBAE7AC" w14:textId="77777777" w:rsidR="001018B2" w:rsidRPr="00DA16FA" w:rsidRDefault="001018B2" w:rsidP="001018B2">
      <w:pPr>
        <w:pStyle w:val="BodyTextIndent2"/>
        <w:ind w:firstLine="0"/>
        <w:rPr>
          <w:sz w:val="24"/>
          <w:szCs w:val="24"/>
        </w:rPr>
      </w:pPr>
    </w:p>
    <w:p w14:paraId="2656699C" w14:textId="77777777" w:rsidR="001018B2" w:rsidRPr="00DA16FA" w:rsidRDefault="001018B2" w:rsidP="001018B2">
      <w:pPr>
        <w:pStyle w:val="BodyTextIndent2"/>
        <w:rPr>
          <w:sz w:val="24"/>
          <w:szCs w:val="24"/>
        </w:rPr>
      </w:pPr>
      <w:r w:rsidRPr="00DA16FA">
        <w:rPr>
          <w:sz w:val="24"/>
          <w:szCs w:val="24"/>
        </w:rPr>
        <w:t xml:space="preserve">NOW, THEREFORE, in consideration of the </w:t>
      </w:r>
      <w:r>
        <w:rPr>
          <w:sz w:val="24"/>
          <w:szCs w:val="24"/>
        </w:rPr>
        <w:t>agreements</w:t>
      </w:r>
      <w:r w:rsidRPr="00DA16FA">
        <w:rPr>
          <w:sz w:val="24"/>
          <w:szCs w:val="24"/>
        </w:rPr>
        <w:t xml:space="preserve"> and the mutual covenants contained</w:t>
      </w:r>
      <w:r>
        <w:rPr>
          <w:sz w:val="24"/>
          <w:szCs w:val="24"/>
        </w:rPr>
        <w:t xml:space="preserve"> in this Agreement and for other good and valuable consideration, the receipt and sufficiency of which are hereby acknowledged</w:t>
      </w:r>
      <w:r w:rsidRPr="00DA16FA">
        <w:rPr>
          <w:sz w:val="24"/>
          <w:szCs w:val="24"/>
        </w:rPr>
        <w:t>, the parties hereto agree as follows:</w:t>
      </w:r>
    </w:p>
    <w:p w14:paraId="5C1E3B05" w14:textId="77777777" w:rsidR="001018B2" w:rsidRPr="00DA16FA" w:rsidRDefault="001018B2" w:rsidP="001018B2">
      <w:pPr>
        <w:widowControl w:val="0"/>
        <w:jc w:val="both"/>
        <w:rPr>
          <w:snapToGrid w:val="0"/>
          <w:sz w:val="24"/>
          <w:szCs w:val="24"/>
        </w:rPr>
      </w:pPr>
    </w:p>
    <w:p w14:paraId="0ECB153F" w14:textId="77777777" w:rsidR="001018B2" w:rsidRPr="00DA16FA" w:rsidRDefault="001018B2" w:rsidP="001018B2">
      <w:pPr>
        <w:widowControl w:val="0"/>
        <w:jc w:val="both"/>
        <w:rPr>
          <w:smallCaps/>
          <w:snapToGrid w:val="0"/>
          <w:sz w:val="24"/>
          <w:szCs w:val="24"/>
        </w:rPr>
      </w:pPr>
      <w:r w:rsidRPr="00DA16FA">
        <w:rPr>
          <w:snapToGrid w:val="0"/>
          <w:sz w:val="24"/>
          <w:szCs w:val="24"/>
        </w:rPr>
        <w:t>1.</w:t>
      </w:r>
      <w:r w:rsidRPr="00DA16FA">
        <w:rPr>
          <w:snapToGrid w:val="0"/>
          <w:sz w:val="24"/>
          <w:szCs w:val="24"/>
        </w:rPr>
        <w:tab/>
      </w:r>
      <w:r w:rsidRPr="00DA16FA">
        <w:rPr>
          <w:b/>
          <w:smallCaps/>
          <w:snapToGrid w:val="0"/>
          <w:sz w:val="24"/>
          <w:szCs w:val="24"/>
        </w:rPr>
        <w:t>Performance of</w:t>
      </w:r>
      <w:r w:rsidRPr="00DA16FA">
        <w:rPr>
          <w:snapToGrid w:val="0"/>
          <w:sz w:val="24"/>
          <w:szCs w:val="24"/>
        </w:rPr>
        <w:t xml:space="preserve"> </w:t>
      </w:r>
      <w:r w:rsidRPr="00DA16FA">
        <w:rPr>
          <w:b/>
          <w:bCs/>
          <w:smallCaps/>
          <w:snapToGrid w:val="0"/>
          <w:sz w:val="24"/>
          <w:szCs w:val="24"/>
        </w:rPr>
        <w:t>Services and Compliance with Laws</w:t>
      </w:r>
    </w:p>
    <w:p w14:paraId="1FFAD0FB" w14:textId="77777777" w:rsidR="001018B2" w:rsidRPr="00DA16FA" w:rsidRDefault="001018B2" w:rsidP="001018B2">
      <w:pPr>
        <w:widowControl w:val="0"/>
        <w:jc w:val="both"/>
        <w:rPr>
          <w:snapToGrid w:val="0"/>
          <w:sz w:val="24"/>
          <w:szCs w:val="24"/>
        </w:rPr>
      </w:pPr>
    </w:p>
    <w:p w14:paraId="742FDE69" w14:textId="1BBEF236" w:rsidR="001018B2" w:rsidRDefault="001018B2" w:rsidP="001018B2">
      <w:pPr>
        <w:widowControl w:val="0"/>
        <w:jc w:val="both"/>
        <w:rPr>
          <w:snapToGrid w:val="0"/>
          <w:sz w:val="24"/>
          <w:szCs w:val="24"/>
        </w:rPr>
      </w:pPr>
      <w:r w:rsidRPr="00DA16FA">
        <w:rPr>
          <w:snapToGrid w:val="0"/>
          <w:sz w:val="24"/>
          <w:szCs w:val="24"/>
        </w:rPr>
        <w:t>1.1</w:t>
      </w:r>
      <w:r w:rsidRPr="00DA16FA">
        <w:rPr>
          <w:snapToGrid w:val="0"/>
          <w:sz w:val="24"/>
          <w:szCs w:val="24"/>
        </w:rPr>
        <w:tab/>
      </w:r>
      <w:r w:rsidRPr="00385C97">
        <w:rPr>
          <w:sz w:val="24"/>
          <w:szCs w:val="24"/>
        </w:rPr>
        <w:t xml:space="preserve">From time to time, </w:t>
      </w:r>
      <w:r w:rsidR="0092751B">
        <w:rPr>
          <w:sz w:val="24"/>
          <w:szCs w:val="24"/>
        </w:rPr>
        <w:t>Biogen</w:t>
      </w:r>
      <w:r>
        <w:rPr>
          <w:sz w:val="24"/>
          <w:szCs w:val="24"/>
        </w:rPr>
        <w:t xml:space="preserve"> may request Vendor </w:t>
      </w:r>
      <w:r w:rsidRPr="00385C97">
        <w:rPr>
          <w:sz w:val="24"/>
          <w:szCs w:val="24"/>
        </w:rPr>
        <w:t xml:space="preserve">to </w:t>
      </w:r>
      <w:r>
        <w:rPr>
          <w:sz w:val="24"/>
          <w:szCs w:val="24"/>
        </w:rPr>
        <w:t xml:space="preserve">provide services related to </w:t>
      </w:r>
      <w:r w:rsidR="000C3F15">
        <w:rPr>
          <w:sz w:val="24"/>
          <w:szCs w:val="24"/>
        </w:rPr>
        <w:t>gene to protein productio</w:t>
      </w:r>
      <w:r w:rsidR="00326A99">
        <w:rPr>
          <w:sz w:val="24"/>
          <w:szCs w:val="24"/>
        </w:rPr>
        <w:t>n</w:t>
      </w:r>
      <w:r>
        <w:rPr>
          <w:sz w:val="24"/>
          <w:szCs w:val="24"/>
        </w:rPr>
        <w:t xml:space="preserve"> </w:t>
      </w:r>
      <w:r w:rsidRPr="00385C97">
        <w:rPr>
          <w:sz w:val="24"/>
          <w:szCs w:val="24"/>
        </w:rPr>
        <w:t xml:space="preserve">and other </w:t>
      </w:r>
      <w:r>
        <w:rPr>
          <w:sz w:val="24"/>
          <w:szCs w:val="24"/>
        </w:rPr>
        <w:t xml:space="preserve">related </w:t>
      </w:r>
      <w:r w:rsidR="000C3F15">
        <w:rPr>
          <w:sz w:val="24"/>
          <w:szCs w:val="24"/>
        </w:rPr>
        <w:t xml:space="preserve">scientific </w:t>
      </w:r>
      <w:r w:rsidRPr="00385C97">
        <w:rPr>
          <w:sz w:val="24"/>
          <w:szCs w:val="24"/>
        </w:rPr>
        <w:t xml:space="preserve">services for </w:t>
      </w:r>
      <w:r w:rsidR="0092751B">
        <w:rPr>
          <w:sz w:val="24"/>
          <w:szCs w:val="24"/>
        </w:rPr>
        <w:t>Biogen</w:t>
      </w:r>
      <w:ins w:id="5" w:author="APSL Legal" w:date="2022-05-16T10:23:00Z">
        <w:r w:rsidR="000D56FD">
          <w:rPr>
            <w:sz w:val="24"/>
            <w:szCs w:val="24"/>
          </w:rPr>
          <w:t xml:space="preserve"> as more specifically set forth in </w:t>
        </w:r>
      </w:ins>
      <w:ins w:id="6" w:author="APSL Legal" w:date="2022-05-16T10:24:00Z">
        <w:r w:rsidR="000D56FD">
          <w:rPr>
            <w:sz w:val="24"/>
            <w:szCs w:val="24"/>
          </w:rPr>
          <w:t>mutually agreed upon Work Schedules</w:t>
        </w:r>
      </w:ins>
      <w:r>
        <w:rPr>
          <w:sz w:val="24"/>
          <w:szCs w:val="24"/>
        </w:rPr>
        <w:t xml:space="preserve"> (the “Services”)</w:t>
      </w:r>
      <w:r w:rsidRPr="00385C97">
        <w:rPr>
          <w:sz w:val="24"/>
          <w:szCs w:val="24"/>
        </w:rPr>
        <w:t xml:space="preserve"> and to deliver to </w:t>
      </w:r>
      <w:r w:rsidR="0092751B">
        <w:rPr>
          <w:sz w:val="24"/>
          <w:szCs w:val="24"/>
        </w:rPr>
        <w:t>Biogen</w:t>
      </w:r>
      <w:r w:rsidRPr="00385C97">
        <w:rPr>
          <w:sz w:val="24"/>
          <w:szCs w:val="24"/>
        </w:rPr>
        <w:t xml:space="preserve"> the resulting data and information (the “</w:t>
      </w:r>
      <w:r>
        <w:rPr>
          <w:sz w:val="24"/>
          <w:szCs w:val="24"/>
        </w:rPr>
        <w:t>Deliverables</w:t>
      </w:r>
      <w:r w:rsidRPr="00385C97">
        <w:rPr>
          <w:sz w:val="24"/>
          <w:szCs w:val="24"/>
        </w:rPr>
        <w:t xml:space="preserve">”).  </w:t>
      </w:r>
      <w:r>
        <w:rPr>
          <w:sz w:val="24"/>
          <w:szCs w:val="24"/>
        </w:rPr>
        <w:t xml:space="preserve">The specific payment terms, a description of the Services to be provided by Company and the expectations of </w:t>
      </w:r>
      <w:r w:rsidR="0092751B">
        <w:rPr>
          <w:sz w:val="24"/>
          <w:szCs w:val="24"/>
        </w:rPr>
        <w:t>Biogen</w:t>
      </w:r>
      <w:r w:rsidRPr="00385C97">
        <w:rPr>
          <w:sz w:val="24"/>
          <w:szCs w:val="24"/>
        </w:rPr>
        <w:t xml:space="preserve"> </w:t>
      </w:r>
      <w:r>
        <w:rPr>
          <w:sz w:val="24"/>
          <w:szCs w:val="24"/>
        </w:rPr>
        <w:t xml:space="preserve">shall be as mutually agreed upon by the parties and set forth on </w:t>
      </w:r>
      <w:r w:rsidR="00774881">
        <w:rPr>
          <w:sz w:val="24"/>
          <w:szCs w:val="24"/>
        </w:rPr>
        <w:t>statements of work or project</w:t>
      </w:r>
      <w:r>
        <w:rPr>
          <w:sz w:val="24"/>
          <w:szCs w:val="24"/>
        </w:rPr>
        <w:t xml:space="preserve"> schedules (each, individually, a “</w:t>
      </w:r>
      <w:r w:rsidR="00774881">
        <w:rPr>
          <w:sz w:val="24"/>
          <w:szCs w:val="24"/>
        </w:rPr>
        <w:t xml:space="preserve">Work </w:t>
      </w:r>
      <w:r>
        <w:rPr>
          <w:sz w:val="24"/>
          <w:szCs w:val="24"/>
        </w:rPr>
        <w:t>Schedule” and c</w:t>
      </w:r>
      <w:r w:rsidR="00774881">
        <w:rPr>
          <w:sz w:val="24"/>
          <w:szCs w:val="24"/>
        </w:rPr>
        <w:t>ollectively, the “Work Schedules</w:t>
      </w:r>
      <w:r>
        <w:rPr>
          <w:sz w:val="24"/>
          <w:szCs w:val="24"/>
        </w:rPr>
        <w:t xml:space="preserve">”), that will be attached to this Agreement from time to time and numbered in sequential order.  </w:t>
      </w:r>
      <w:r w:rsidRPr="00385C97">
        <w:rPr>
          <w:sz w:val="24"/>
          <w:szCs w:val="24"/>
        </w:rPr>
        <w:t xml:space="preserve">The initial set of Services is described on </w:t>
      </w:r>
      <w:r w:rsidR="00774881">
        <w:rPr>
          <w:sz w:val="24"/>
          <w:szCs w:val="24"/>
          <w:u w:val="single"/>
        </w:rPr>
        <w:t xml:space="preserve">Schedule </w:t>
      </w:r>
      <w:r>
        <w:rPr>
          <w:sz w:val="24"/>
          <w:szCs w:val="24"/>
          <w:u w:val="single"/>
        </w:rPr>
        <w:t>1</w:t>
      </w:r>
      <w:r w:rsidRPr="00385C97">
        <w:rPr>
          <w:sz w:val="24"/>
          <w:szCs w:val="24"/>
        </w:rPr>
        <w:t xml:space="preserve">. </w:t>
      </w:r>
      <w:r>
        <w:rPr>
          <w:sz w:val="24"/>
          <w:szCs w:val="24"/>
        </w:rPr>
        <w:t xml:space="preserve">  </w:t>
      </w:r>
      <w:r>
        <w:rPr>
          <w:snapToGrid w:val="0"/>
          <w:sz w:val="24"/>
          <w:szCs w:val="24"/>
        </w:rPr>
        <w:t xml:space="preserve">The terms of each </w:t>
      </w:r>
      <w:r w:rsidR="00774881">
        <w:rPr>
          <w:snapToGrid w:val="0"/>
          <w:sz w:val="24"/>
          <w:szCs w:val="24"/>
        </w:rPr>
        <w:t xml:space="preserve">Work </w:t>
      </w:r>
      <w:r>
        <w:rPr>
          <w:snapToGrid w:val="0"/>
          <w:sz w:val="24"/>
          <w:szCs w:val="24"/>
        </w:rPr>
        <w:t xml:space="preserve">Schedule are incorporated into this Agreement by reference and shall be binding upon the parties hereto.  </w:t>
      </w:r>
      <w:r w:rsidRPr="00DA16FA">
        <w:rPr>
          <w:snapToGrid w:val="0"/>
          <w:sz w:val="24"/>
          <w:szCs w:val="24"/>
        </w:rPr>
        <w:t>In the event of a conflict or ambiguity between an</w:t>
      </w:r>
      <w:r>
        <w:rPr>
          <w:snapToGrid w:val="0"/>
          <w:sz w:val="24"/>
          <w:szCs w:val="24"/>
        </w:rPr>
        <w:t>y term of this Agreement and a</w:t>
      </w:r>
      <w:r w:rsidR="00774881">
        <w:rPr>
          <w:snapToGrid w:val="0"/>
          <w:sz w:val="24"/>
          <w:szCs w:val="24"/>
        </w:rPr>
        <w:t xml:space="preserve"> Work</w:t>
      </w:r>
      <w:r>
        <w:rPr>
          <w:snapToGrid w:val="0"/>
          <w:sz w:val="24"/>
          <w:szCs w:val="24"/>
        </w:rPr>
        <w:t xml:space="preserve"> </w:t>
      </w:r>
      <w:r w:rsidRPr="00DA16FA">
        <w:rPr>
          <w:snapToGrid w:val="0"/>
          <w:sz w:val="24"/>
          <w:szCs w:val="24"/>
        </w:rPr>
        <w:t>Schedule, the terms of this Agreement shall govern</w:t>
      </w:r>
      <w:ins w:id="7" w:author="APSL Legal" w:date="2022-05-16T10:26:00Z">
        <w:r w:rsidR="000D56FD">
          <w:rPr>
            <w:snapToGrid w:val="0"/>
            <w:sz w:val="24"/>
            <w:szCs w:val="24"/>
          </w:rPr>
          <w:t xml:space="preserve"> unless a Work Schedule expressly overrides a provision of this Agreement</w:t>
        </w:r>
      </w:ins>
      <w:r w:rsidRPr="00DA16FA">
        <w:rPr>
          <w:color w:val="000000"/>
          <w:sz w:val="24"/>
          <w:szCs w:val="24"/>
        </w:rPr>
        <w:t>.</w:t>
      </w:r>
      <w:r>
        <w:rPr>
          <w:color w:val="000000"/>
          <w:sz w:val="24"/>
          <w:szCs w:val="24"/>
        </w:rPr>
        <w:t xml:space="preserve">  Vendor</w:t>
      </w:r>
      <w:r w:rsidRPr="00385C97">
        <w:rPr>
          <w:sz w:val="24"/>
          <w:szCs w:val="24"/>
        </w:rPr>
        <w:t xml:space="preserve"> will perform all Services in accordance with </w:t>
      </w:r>
      <w:r w:rsidR="0092751B">
        <w:rPr>
          <w:sz w:val="24"/>
          <w:szCs w:val="24"/>
        </w:rPr>
        <w:t>Biogen</w:t>
      </w:r>
      <w:r w:rsidRPr="00385C97">
        <w:rPr>
          <w:sz w:val="24"/>
          <w:szCs w:val="24"/>
        </w:rPr>
        <w:t xml:space="preserve">’s </w:t>
      </w:r>
      <w:ins w:id="8" w:author="APSL Legal" w:date="2022-05-16T10:26:00Z">
        <w:r w:rsidR="000D56FD">
          <w:rPr>
            <w:sz w:val="24"/>
            <w:szCs w:val="24"/>
          </w:rPr>
          <w:t xml:space="preserve">reasonable </w:t>
        </w:r>
      </w:ins>
      <w:r w:rsidRPr="00385C97">
        <w:rPr>
          <w:sz w:val="24"/>
          <w:szCs w:val="24"/>
        </w:rPr>
        <w:t xml:space="preserve">written instructions, the applicable </w:t>
      </w:r>
      <w:r w:rsidR="00774881">
        <w:rPr>
          <w:sz w:val="24"/>
          <w:szCs w:val="24"/>
        </w:rPr>
        <w:t xml:space="preserve">Work </w:t>
      </w:r>
      <w:r>
        <w:rPr>
          <w:sz w:val="24"/>
          <w:szCs w:val="24"/>
        </w:rPr>
        <w:t>Schedule</w:t>
      </w:r>
      <w:r w:rsidRPr="00385C97">
        <w:rPr>
          <w:sz w:val="24"/>
          <w:szCs w:val="24"/>
        </w:rPr>
        <w:t xml:space="preserve"> or agreed upon scope of work, </w:t>
      </w:r>
      <w:r>
        <w:rPr>
          <w:sz w:val="24"/>
          <w:szCs w:val="24"/>
        </w:rPr>
        <w:t xml:space="preserve">and any </w:t>
      </w:r>
      <w:r w:rsidRPr="00385C97">
        <w:rPr>
          <w:sz w:val="24"/>
          <w:szCs w:val="24"/>
        </w:rPr>
        <w:t xml:space="preserve">standard operating procedures provided or approved by </w:t>
      </w:r>
      <w:r w:rsidR="0092751B">
        <w:rPr>
          <w:sz w:val="24"/>
          <w:szCs w:val="24"/>
        </w:rPr>
        <w:t>Biogen</w:t>
      </w:r>
      <w:ins w:id="9" w:author="APSL Legal" w:date="2022-05-16T10:26:00Z">
        <w:r w:rsidR="00F75D68">
          <w:rPr>
            <w:sz w:val="24"/>
            <w:szCs w:val="24"/>
          </w:rPr>
          <w:t>, as accepted by Vendor</w:t>
        </w:r>
      </w:ins>
      <w:r w:rsidRPr="00385C97">
        <w:rPr>
          <w:sz w:val="24"/>
          <w:szCs w:val="24"/>
        </w:rPr>
        <w:t xml:space="preserve">.   </w:t>
      </w:r>
    </w:p>
    <w:p w14:paraId="6B7448F2" w14:textId="77777777" w:rsidR="001018B2" w:rsidRPr="00DA16FA" w:rsidRDefault="001018B2" w:rsidP="001018B2">
      <w:pPr>
        <w:widowControl w:val="0"/>
        <w:jc w:val="both"/>
        <w:rPr>
          <w:snapToGrid w:val="0"/>
          <w:sz w:val="24"/>
          <w:szCs w:val="24"/>
        </w:rPr>
      </w:pPr>
    </w:p>
    <w:p w14:paraId="671F4DD8" w14:textId="0450E646" w:rsidR="001018B2" w:rsidRPr="00DA16FA" w:rsidRDefault="001018B2" w:rsidP="001018B2">
      <w:pPr>
        <w:pStyle w:val="BodyTextIndent3"/>
        <w:spacing w:after="0"/>
        <w:ind w:left="0"/>
        <w:jc w:val="both"/>
        <w:rPr>
          <w:sz w:val="24"/>
          <w:szCs w:val="24"/>
        </w:rPr>
      </w:pPr>
      <w:r w:rsidRPr="00DA16FA">
        <w:rPr>
          <w:sz w:val="24"/>
          <w:szCs w:val="24"/>
        </w:rPr>
        <w:t>1.2</w:t>
      </w:r>
      <w:r w:rsidRPr="00DA16FA">
        <w:rPr>
          <w:sz w:val="24"/>
          <w:szCs w:val="24"/>
        </w:rPr>
        <w:tab/>
        <w:t xml:space="preserve">In providing the Services, Vendor agrees that it shall comply with all </w:t>
      </w:r>
      <w:r w:rsidR="00774881">
        <w:rPr>
          <w:sz w:val="24"/>
          <w:szCs w:val="24"/>
        </w:rPr>
        <w:t xml:space="preserve">applicable laws, regulations, </w:t>
      </w:r>
      <w:r w:rsidRPr="00DA16FA">
        <w:rPr>
          <w:sz w:val="24"/>
          <w:szCs w:val="24"/>
        </w:rPr>
        <w:t xml:space="preserve">professional standards, </w:t>
      </w:r>
      <w:r w:rsidR="00774881">
        <w:rPr>
          <w:sz w:val="24"/>
          <w:szCs w:val="24"/>
        </w:rPr>
        <w:t xml:space="preserve">and industry codes, as amended from time to time, </w:t>
      </w:r>
      <w:r w:rsidRPr="00DA16FA">
        <w:rPr>
          <w:sz w:val="24"/>
          <w:szCs w:val="24"/>
        </w:rPr>
        <w:t>including, but not limited to: (</w:t>
      </w:r>
      <w:proofErr w:type="spellStart"/>
      <w:r w:rsidRPr="00DA16FA">
        <w:rPr>
          <w:sz w:val="24"/>
          <w:szCs w:val="24"/>
        </w:rPr>
        <w:t>i</w:t>
      </w:r>
      <w:proofErr w:type="spellEnd"/>
      <w:r w:rsidRPr="00DA16FA">
        <w:rPr>
          <w:sz w:val="24"/>
          <w:szCs w:val="24"/>
        </w:rPr>
        <w:t xml:space="preserve">) </w:t>
      </w:r>
      <w:r w:rsidR="00774881">
        <w:rPr>
          <w:sz w:val="24"/>
          <w:szCs w:val="24"/>
        </w:rPr>
        <w:t xml:space="preserve">those </w:t>
      </w:r>
      <w:r w:rsidRPr="00DA16FA">
        <w:rPr>
          <w:sz w:val="24"/>
          <w:szCs w:val="24"/>
        </w:rPr>
        <w:t>governing the purchase and sale of securities while in possession of material, non-public information about a company, (ii) the federal anti-kickback statute (42 U.S.C. §1320a-7b(b)) and state anti-kickback and other laws restricti</w:t>
      </w:r>
      <w:r w:rsidR="00774881">
        <w:rPr>
          <w:sz w:val="24"/>
          <w:szCs w:val="24"/>
        </w:rPr>
        <w:t>ng gifts to, relationships with</w:t>
      </w:r>
      <w:r w:rsidRPr="00DA16FA">
        <w:rPr>
          <w:sz w:val="24"/>
          <w:szCs w:val="24"/>
        </w:rPr>
        <w:t xml:space="preserve"> and inform</w:t>
      </w:r>
      <w:r w:rsidR="00774881">
        <w:rPr>
          <w:sz w:val="24"/>
          <w:szCs w:val="24"/>
        </w:rPr>
        <w:t xml:space="preserve">ation from prescribers, (iii) state and federal privacy and data security laws, including the federal Health Insurance Portability and Accountability Act of 1996 (“HIPAA”) , the Health Information Technology for Economic and Clinical Health (“HITECH”) and Chapter 93H of the </w:t>
      </w:r>
      <w:r w:rsidR="00774881">
        <w:rPr>
          <w:sz w:val="24"/>
          <w:szCs w:val="24"/>
        </w:rPr>
        <w:lastRenderedPageBreak/>
        <w:t>Massachusetts General Laws and its implementing regulations, 201 CMR 17.00 (collectively, the “Massachusetts Data Security Law”) and (iv</w:t>
      </w:r>
      <w:r w:rsidRPr="00DA16FA">
        <w:rPr>
          <w:sz w:val="24"/>
          <w:szCs w:val="24"/>
        </w:rPr>
        <w:t xml:space="preserve">) </w:t>
      </w:r>
      <w:r w:rsidR="00774881">
        <w:rPr>
          <w:sz w:val="24"/>
          <w:szCs w:val="24"/>
        </w:rPr>
        <w:t xml:space="preserve">those </w:t>
      </w:r>
      <w:r w:rsidRPr="00DA16FA">
        <w:rPr>
          <w:sz w:val="24"/>
          <w:szCs w:val="24"/>
        </w:rPr>
        <w:t>relative to equal employment opportunity, the employment of veterans, the employment of disabled individuals and the employment of disabled veterans</w:t>
      </w:r>
      <w:ins w:id="10" w:author="APSL Legal" w:date="2022-05-16T10:27:00Z">
        <w:r w:rsidR="00990512">
          <w:rPr>
            <w:sz w:val="24"/>
            <w:szCs w:val="24"/>
          </w:rPr>
          <w:t xml:space="preserve">; in each case, </w:t>
        </w:r>
      </w:ins>
      <w:ins w:id="11" w:author="APSL Legal" w:date="2022-05-16T10:34:00Z">
        <w:r w:rsidR="00782E01">
          <w:rPr>
            <w:sz w:val="24"/>
            <w:szCs w:val="24"/>
          </w:rPr>
          <w:t xml:space="preserve">solely </w:t>
        </w:r>
      </w:ins>
      <w:ins w:id="12" w:author="APSL Legal" w:date="2022-05-16T10:27:00Z">
        <w:r w:rsidR="00990512">
          <w:rPr>
            <w:sz w:val="24"/>
            <w:szCs w:val="24"/>
          </w:rPr>
          <w:t>to the extent applicable to the Vendor in connection with the performa</w:t>
        </w:r>
      </w:ins>
      <w:ins w:id="13" w:author="APSL Legal" w:date="2022-05-16T10:28:00Z">
        <w:r w:rsidR="00990512">
          <w:rPr>
            <w:sz w:val="24"/>
            <w:szCs w:val="24"/>
          </w:rPr>
          <w:t>nce of Services</w:t>
        </w:r>
      </w:ins>
      <w:ins w:id="14" w:author="APSL Legal" w:date="2022-05-16T10:29:00Z">
        <w:r w:rsidR="003547A9">
          <w:rPr>
            <w:sz w:val="24"/>
            <w:szCs w:val="24"/>
          </w:rPr>
          <w:t xml:space="preserve"> hereunder</w:t>
        </w:r>
      </w:ins>
      <w:r w:rsidRPr="00DA16FA">
        <w:rPr>
          <w:sz w:val="24"/>
          <w:szCs w:val="24"/>
        </w:rPr>
        <w:t xml:space="preserve">.  </w:t>
      </w:r>
      <w:commentRangeStart w:id="15"/>
      <w:r w:rsidR="00774881">
        <w:rPr>
          <w:sz w:val="24"/>
          <w:szCs w:val="24"/>
        </w:rPr>
        <w:t xml:space="preserve">In connection with the Massachusetts Data Security Law, in the event that Vendor, in the course of providing Services to </w:t>
      </w:r>
      <w:r w:rsidR="0092751B">
        <w:rPr>
          <w:sz w:val="24"/>
          <w:szCs w:val="24"/>
        </w:rPr>
        <w:t>Biogen</w:t>
      </w:r>
      <w:r w:rsidR="00774881">
        <w:rPr>
          <w:sz w:val="24"/>
          <w:szCs w:val="24"/>
        </w:rPr>
        <w:t xml:space="preserve">, receives, stores, maintains, processes or otherwise has access to Personal Information, as defined below, of a Massachusetts resident, then Vendor shall, among other requirements of the Massachusetts Data Security Law, implement and maintain security measures, implement and maintain secure user authentication protocols, implement and maintain secure access control measures and encrypt Personal Information.  The term “Personal Information” shall mean a Massachusetts residents last name and first in initial </w:t>
      </w:r>
      <w:r w:rsidR="00774881" w:rsidRPr="00774881">
        <w:rPr>
          <w:sz w:val="24"/>
          <w:szCs w:val="24"/>
          <w:u w:val="single"/>
        </w:rPr>
        <w:t>and</w:t>
      </w:r>
      <w:r w:rsidR="0092751B">
        <w:rPr>
          <w:sz w:val="24"/>
          <w:szCs w:val="24"/>
        </w:rPr>
        <w:t xml:space="preserve"> (a) social security number, (b)</w:t>
      </w:r>
      <w:r w:rsidR="00774881">
        <w:rPr>
          <w:sz w:val="24"/>
          <w:szCs w:val="24"/>
        </w:rPr>
        <w:t xml:space="preserve"> </w:t>
      </w:r>
      <w:proofErr w:type="spellStart"/>
      <w:r w:rsidR="00774881">
        <w:rPr>
          <w:sz w:val="24"/>
          <w:szCs w:val="24"/>
        </w:rPr>
        <w:t>drivers</w:t>
      </w:r>
      <w:proofErr w:type="spellEnd"/>
      <w:r w:rsidR="00774881">
        <w:rPr>
          <w:sz w:val="24"/>
          <w:szCs w:val="24"/>
        </w:rPr>
        <w:t xml:space="preserve"> license number or state issues identification card number </w:t>
      </w:r>
      <w:r w:rsidR="00774881" w:rsidRPr="00774881">
        <w:rPr>
          <w:sz w:val="24"/>
          <w:szCs w:val="24"/>
          <w:u w:val="single"/>
        </w:rPr>
        <w:t>or</w:t>
      </w:r>
      <w:r w:rsidR="00774881">
        <w:rPr>
          <w:sz w:val="24"/>
          <w:szCs w:val="24"/>
        </w:rPr>
        <w:t xml:space="preserve"> (iii) financial account number, credit card or debit card number (but does not include information that is lawfully obtained from </w:t>
      </w:r>
      <w:proofErr w:type="spellStart"/>
      <w:r w:rsidR="00774881">
        <w:rPr>
          <w:sz w:val="24"/>
          <w:szCs w:val="24"/>
        </w:rPr>
        <w:t>publically</w:t>
      </w:r>
      <w:proofErr w:type="spellEnd"/>
      <w:r w:rsidR="00774881">
        <w:rPr>
          <w:sz w:val="24"/>
          <w:szCs w:val="24"/>
        </w:rPr>
        <w:t xml:space="preserve"> available information or from federal, state or local government records lawfully made available to the general public.)</w:t>
      </w:r>
      <w:commentRangeEnd w:id="15"/>
      <w:r w:rsidR="003547A9">
        <w:rPr>
          <w:rStyle w:val="CommentReference"/>
        </w:rPr>
        <w:commentReference w:id="15"/>
      </w:r>
    </w:p>
    <w:p w14:paraId="36FA40E5" w14:textId="77777777" w:rsidR="001018B2" w:rsidRPr="00DA16FA" w:rsidRDefault="001018B2" w:rsidP="001018B2">
      <w:pPr>
        <w:pStyle w:val="BodyTextIndent3"/>
        <w:spacing w:after="0"/>
        <w:ind w:left="0"/>
        <w:jc w:val="both"/>
        <w:rPr>
          <w:sz w:val="24"/>
          <w:szCs w:val="24"/>
        </w:rPr>
      </w:pPr>
    </w:p>
    <w:p w14:paraId="39985A79" w14:textId="30203715" w:rsidR="001018B2" w:rsidRPr="00DA16FA" w:rsidRDefault="001018B2" w:rsidP="001018B2">
      <w:pPr>
        <w:pStyle w:val="BodyTextIndent3"/>
        <w:spacing w:after="0"/>
        <w:ind w:left="0"/>
        <w:jc w:val="both"/>
        <w:rPr>
          <w:sz w:val="24"/>
          <w:szCs w:val="24"/>
        </w:rPr>
      </w:pPr>
      <w:r w:rsidRPr="00DA16FA">
        <w:rPr>
          <w:sz w:val="24"/>
          <w:szCs w:val="24"/>
        </w:rPr>
        <w:t>1.3</w:t>
      </w:r>
      <w:r w:rsidRPr="00DA16FA">
        <w:rPr>
          <w:sz w:val="24"/>
          <w:szCs w:val="24"/>
        </w:rPr>
        <w:tab/>
        <w:t>To the extent applicable</w:t>
      </w:r>
      <w:ins w:id="16" w:author="APSL Legal" w:date="2022-05-16T10:33:00Z">
        <w:r w:rsidR="00782E01">
          <w:rPr>
            <w:sz w:val="24"/>
            <w:szCs w:val="24"/>
          </w:rPr>
          <w:t xml:space="preserve"> to the </w:t>
        </w:r>
      </w:ins>
      <w:ins w:id="17" w:author="APSL Legal" w:date="2022-05-16T10:34:00Z">
        <w:r w:rsidR="00782E01">
          <w:rPr>
            <w:sz w:val="24"/>
            <w:szCs w:val="24"/>
          </w:rPr>
          <w:t>Vendor in connection with its performance of the Services</w:t>
        </w:r>
      </w:ins>
      <w:r w:rsidRPr="00DA16FA">
        <w:rPr>
          <w:sz w:val="24"/>
          <w:szCs w:val="24"/>
        </w:rPr>
        <w:t xml:space="preserve">, Vendor shall </w:t>
      </w:r>
      <w:r w:rsidRPr="00DA16FA">
        <w:rPr>
          <w:color w:val="000000"/>
          <w:sz w:val="24"/>
          <w:szCs w:val="24"/>
        </w:rPr>
        <w:t xml:space="preserve">inform itself </w:t>
      </w:r>
      <w:r>
        <w:rPr>
          <w:color w:val="000000"/>
          <w:sz w:val="24"/>
          <w:szCs w:val="24"/>
        </w:rPr>
        <w:t xml:space="preserve">of </w:t>
      </w:r>
      <w:r w:rsidRPr="00DA16FA">
        <w:rPr>
          <w:color w:val="000000"/>
          <w:sz w:val="24"/>
          <w:szCs w:val="24"/>
        </w:rPr>
        <w:t>and comply with applicable anti-corruption legislation, including legislation enacted pursuant to the 1997 OECD Convention on Combating Bribery of Foreign Public Officials in International Business Transactions (</w:t>
      </w:r>
      <w:r w:rsidRPr="00DA16FA">
        <w:rPr>
          <w:bCs/>
          <w:color w:val="000000"/>
          <w:sz w:val="24"/>
          <w:szCs w:val="24"/>
        </w:rPr>
        <w:t>the “OECD Convention”</w:t>
      </w:r>
      <w:r w:rsidRPr="00DA16FA">
        <w:rPr>
          <w:color w:val="000000"/>
          <w:sz w:val="24"/>
          <w:szCs w:val="24"/>
        </w:rPr>
        <w:t xml:space="preserve">), and the Foreign Corrupt Practices Act of 1977, as amended (15 U.S.C. §§78dd-1, </w:t>
      </w:r>
      <w:r w:rsidRPr="00DA16FA">
        <w:rPr>
          <w:i/>
          <w:color w:val="000000"/>
          <w:sz w:val="24"/>
          <w:szCs w:val="24"/>
        </w:rPr>
        <w:t>et. seq.</w:t>
      </w:r>
      <w:r w:rsidRPr="00DA16FA">
        <w:rPr>
          <w:color w:val="000000"/>
          <w:sz w:val="24"/>
          <w:szCs w:val="24"/>
        </w:rPr>
        <w:t xml:space="preserve">) (the “FCPA”). If applicable to the Services provided hereunder, Vendor declares that it understands the provisions of </w:t>
      </w:r>
      <w:r>
        <w:rPr>
          <w:color w:val="000000"/>
          <w:sz w:val="24"/>
          <w:szCs w:val="24"/>
        </w:rPr>
        <w:t>the OECD Convention and the FCPA</w:t>
      </w:r>
      <w:r w:rsidRPr="00DA16FA">
        <w:rPr>
          <w:color w:val="000000"/>
          <w:sz w:val="24"/>
          <w:szCs w:val="24"/>
        </w:rPr>
        <w:t xml:space="preserve">, and agrees not to breach any such legislation or to cause </w:t>
      </w:r>
      <w:r w:rsidR="0092751B">
        <w:rPr>
          <w:color w:val="000000"/>
          <w:sz w:val="24"/>
          <w:szCs w:val="24"/>
        </w:rPr>
        <w:t>Biogen</w:t>
      </w:r>
      <w:r w:rsidRPr="00DA16FA">
        <w:rPr>
          <w:color w:val="000000"/>
          <w:sz w:val="24"/>
          <w:szCs w:val="24"/>
        </w:rPr>
        <w:t xml:space="preserve"> to breach any such legislation. </w:t>
      </w:r>
      <w:r>
        <w:rPr>
          <w:color w:val="000000"/>
          <w:sz w:val="24"/>
          <w:szCs w:val="24"/>
        </w:rPr>
        <w:t xml:space="preserve"> </w:t>
      </w:r>
      <w:r w:rsidRPr="00DA16FA">
        <w:rPr>
          <w:color w:val="000000"/>
          <w:sz w:val="24"/>
          <w:szCs w:val="24"/>
        </w:rPr>
        <w:t xml:space="preserve">Vendor further agrees that if applicable, it will educate its </w:t>
      </w:r>
      <w:ins w:id="18" w:author="APSL Legal" w:date="2022-05-16T10:35:00Z">
        <w:r w:rsidR="004D365F">
          <w:rPr>
            <w:color w:val="000000"/>
            <w:sz w:val="24"/>
            <w:szCs w:val="24"/>
          </w:rPr>
          <w:t xml:space="preserve">affiliates, </w:t>
        </w:r>
      </w:ins>
      <w:r>
        <w:rPr>
          <w:color w:val="000000"/>
          <w:sz w:val="24"/>
          <w:szCs w:val="24"/>
        </w:rPr>
        <w:t xml:space="preserve">directors, officers, </w:t>
      </w:r>
      <w:r w:rsidRPr="00DA16FA">
        <w:rPr>
          <w:color w:val="000000"/>
          <w:sz w:val="24"/>
          <w:szCs w:val="24"/>
        </w:rPr>
        <w:t>employees</w:t>
      </w:r>
      <w:r>
        <w:rPr>
          <w:color w:val="000000"/>
          <w:sz w:val="24"/>
          <w:szCs w:val="24"/>
        </w:rPr>
        <w:t>, agents, contractors</w:t>
      </w:r>
      <w:r w:rsidRPr="00DA16FA">
        <w:rPr>
          <w:color w:val="000000"/>
          <w:sz w:val="24"/>
          <w:szCs w:val="24"/>
        </w:rPr>
        <w:t xml:space="preserve"> and consultants</w:t>
      </w:r>
      <w:r>
        <w:rPr>
          <w:color w:val="000000"/>
          <w:sz w:val="24"/>
          <w:szCs w:val="24"/>
        </w:rPr>
        <w:t xml:space="preserve"> (together, its “Representatives”)</w:t>
      </w:r>
      <w:r w:rsidRPr="00DA16FA">
        <w:rPr>
          <w:color w:val="000000"/>
          <w:sz w:val="24"/>
          <w:szCs w:val="24"/>
        </w:rPr>
        <w:t xml:space="preserve"> engaged in providing Services to </w:t>
      </w:r>
      <w:r w:rsidR="0092751B">
        <w:rPr>
          <w:color w:val="000000"/>
          <w:sz w:val="24"/>
          <w:szCs w:val="24"/>
        </w:rPr>
        <w:t>Biogen</w:t>
      </w:r>
      <w:r w:rsidRPr="00DA16FA">
        <w:rPr>
          <w:color w:val="000000"/>
          <w:sz w:val="24"/>
          <w:szCs w:val="24"/>
        </w:rPr>
        <w:t xml:space="preserve"> hereunder in relation to such legislation.  Vendor also represents and warrants that, except as disclosed to </w:t>
      </w:r>
      <w:r w:rsidR="0092751B">
        <w:rPr>
          <w:color w:val="000000"/>
          <w:sz w:val="24"/>
          <w:szCs w:val="24"/>
        </w:rPr>
        <w:t>Biogen</w:t>
      </w:r>
      <w:r w:rsidRPr="00DA16FA">
        <w:rPr>
          <w:color w:val="000000"/>
          <w:sz w:val="24"/>
          <w:szCs w:val="24"/>
        </w:rPr>
        <w:t xml:space="preserve"> in writing, neither it nor any of its officers, directors, shareholders or beneficial owners is</w:t>
      </w:r>
      <w:r>
        <w:rPr>
          <w:color w:val="000000"/>
          <w:sz w:val="24"/>
          <w:szCs w:val="24"/>
        </w:rPr>
        <w:t>:</w:t>
      </w:r>
      <w:r w:rsidRPr="00DA16FA">
        <w:rPr>
          <w:color w:val="000000"/>
          <w:sz w:val="24"/>
          <w:szCs w:val="24"/>
        </w:rPr>
        <w:t xml:space="preserve"> (</w:t>
      </w:r>
      <w:proofErr w:type="spellStart"/>
      <w:r w:rsidRPr="00DA16FA">
        <w:rPr>
          <w:color w:val="000000"/>
          <w:sz w:val="24"/>
          <w:szCs w:val="24"/>
        </w:rPr>
        <w:t>i</w:t>
      </w:r>
      <w:proofErr w:type="spellEnd"/>
      <w:r w:rsidRPr="00DA16FA">
        <w:rPr>
          <w:color w:val="000000"/>
          <w:sz w:val="24"/>
          <w:szCs w:val="24"/>
        </w:rPr>
        <w:t xml:space="preserve">) an officer or employee of a government or any department, agency or instrumentality thereof (including a government-owned or controlled commercial enterprise); (ii) an officer or employee of a public international organization; (iii) a person who acts in any official capacity for or on behalf of any government or department, agency, instrumentality or public international organization; or (iv) a political party official or candidate for political office (each, a “Government Official”). </w:t>
      </w:r>
      <w:r>
        <w:rPr>
          <w:color w:val="000000"/>
          <w:sz w:val="24"/>
          <w:szCs w:val="24"/>
        </w:rPr>
        <w:t>Vendor</w:t>
      </w:r>
      <w:r w:rsidRPr="00DA16FA">
        <w:rPr>
          <w:color w:val="000000"/>
          <w:sz w:val="24"/>
          <w:szCs w:val="24"/>
        </w:rPr>
        <w:t xml:space="preserve"> will </w:t>
      </w:r>
      <w:del w:id="19" w:author="APSL Legal" w:date="2022-05-16T10:36:00Z">
        <w:r w:rsidRPr="00DA16FA" w:rsidDel="004D365F">
          <w:rPr>
            <w:color w:val="000000"/>
            <w:sz w:val="24"/>
            <w:szCs w:val="24"/>
          </w:rPr>
          <w:delText xml:space="preserve">immediately </w:delText>
        </w:r>
      </w:del>
      <w:ins w:id="20" w:author="APSL Legal" w:date="2022-05-16T10:36:00Z">
        <w:r w:rsidR="004D365F">
          <w:rPr>
            <w:color w:val="000000"/>
            <w:sz w:val="24"/>
            <w:szCs w:val="24"/>
          </w:rPr>
          <w:t>promptly</w:t>
        </w:r>
        <w:r w:rsidR="004D365F" w:rsidRPr="00DA16FA">
          <w:rPr>
            <w:color w:val="000000"/>
            <w:sz w:val="24"/>
            <w:szCs w:val="24"/>
          </w:rPr>
          <w:t xml:space="preserve"> </w:t>
        </w:r>
        <w:r w:rsidR="004D365F">
          <w:rPr>
            <w:color w:val="000000"/>
            <w:sz w:val="24"/>
            <w:szCs w:val="24"/>
          </w:rPr>
          <w:t xml:space="preserve">upon becoming aware, </w:t>
        </w:r>
      </w:ins>
      <w:r w:rsidRPr="00DA16FA">
        <w:rPr>
          <w:color w:val="000000"/>
          <w:sz w:val="24"/>
          <w:szCs w:val="24"/>
        </w:rPr>
        <w:t xml:space="preserve">disclose to </w:t>
      </w:r>
      <w:r w:rsidR="0092751B">
        <w:rPr>
          <w:color w:val="000000"/>
          <w:sz w:val="24"/>
          <w:szCs w:val="24"/>
        </w:rPr>
        <w:t>Biogen</w:t>
      </w:r>
      <w:r w:rsidRPr="00DA16FA">
        <w:rPr>
          <w:color w:val="000000"/>
          <w:sz w:val="24"/>
          <w:szCs w:val="24"/>
        </w:rPr>
        <w:t xml:space="preserve"> any current or future affiliation or association between itself and any Government Official.</w:t>
      </w:r>
    </w:p>
    <w:p w14:paraId="24D3A029" w14:textId="77777777" w:rsidR="001018B2" w:rsidRPr="00DA16FA" w:rsidRDefault="001018B2" w:rsidP="001018B2">
      <w:pPr>
        <w:widowControl w:val="0"/>
        <w:jc w:val="both"/>
        <w:rPr>
          <w:snapToGrid w:val="0"/>
          <w:sz w:val="24"/>
          <w:szCs w:val="24"/>
        </w:rPr>
      </w:pPr>
    </w:p>
    <w:p w14:paraId="65B41451" w14:textId="750424E9" w:rsidR="001018B2" w:rsidRPr="00DA16FA" w:rsidRDefault="001018B2" w:rsidP="001018B2">
      <w:pPr>
        <w:widowControl w:val="0"/>
        <w:jc w:val="both"/>
        <w:rPr>
          <w:snapToGrid w:val="0"/>
          <w:sz w:val="24"/>
          <w:szCs w:val="24"/>
        </w:rPr>
      </w:pPr>
      <w:r w:rsidRPr="00DA16FA">
        <w:rPr>
          <w:snapToGrid w:val="0"/>
          <w:sz w:val="24"/>
          <w:szCs w:val="24"/>
        </w:rPr>
        <w:t>1.4</w:t>
      </w:r>
      <w:r w:rsidRPr="00DA16FA">
        <w:rPr>
          <w:snapToGrid w:val="0"/>
          <w:sz w:val="24"/>
          <w:szCs w:val="24"/>
        </w:rPr>
        <w:tab/>
      </w:r>
      <w:ins w:id="21" w:author="APSL Legal" w:date="2022-05-16T10:38:00Z">
        <w:r w:rsidR="0068356A">
          <w:rPr>
            <w:snapToGrid w:val="0"/>
            <w:sz w:val="24"/>
            <w:szCs w:val="24"/>
          </w:rPr>
          <w:t>To the extent any personnel of Vendor is performing Services in Biogen premises</w:t>
        </w:r>
      </w:ins>
      <w:ins w:id="22" w:author="APSL Legal" w:date="2022-05-16T10:39:00Z">
        <w:r w:rsidR="0068356A">
          <w:rPr>
            <w:snapToGrid w:val="0"/>
            <w:sz w:val="24"/>
            <w:szCs w:val="24"/>
          </w:rPr>
          <w:t xml:space="preserve">, </w:t>
        </w:r>
      </w:ins>
      <w:r w:rsidRPr="00DA16FA">
        <w:rPr>
          <w:snapToGrid w:val="0"/>
          <w:sz w:val="24"/>
          <w:szCs w:val="24"/>
        </w:rPr>
        <w:t xml:space="preserve">Vendor </w:t>
      </w:r>
      <w:ins w:id="23" w:author="APSL Legal" w:date="2022-05-16T10:39:00Z">
        <w:r w:rsidR="0068356A">
          <w:rPr>
            <w:snapToGrid w:val="0"/>
            <w:sz w:val="24"/>
            <w:szCs w:val="24"/>
          </w:rPr>
          <w:t xml:space="preserve">will require such personnel </w:t>
        </w:r>
      </w:ins>
      <w:del w:id="24" w:author="APSL Legal" w:date="2022-05-16T10:39:00Z">
        <w:r w:rsidRPr="00DA16FA" w:rsidDel="0068356A">
          <w:rPr>
            <w:snapToGrid w:val="0"/>
            <w:sz w:val="24"/>
            <w:szCs w:val="24"/>
          </w:rPr>
          <w:delText xml:space="preserve">is obligated </w:delText>
        </w:r>
      </w:del>
      <w:r w:rsidRPr="00DA16FA">
        <w:rPr>
          <w:snapToGrid w:val="0"/>
          <w:sz w:val="24"/>
          <w:szCs w:val="24"/>
        </w:rPr>
        <w:t xml:space="preserve">to perform the Services in accordance with </w:t>
      </w:r>
      <w:r w:rsidR="0092751B">
        <w:rPr>
          <w:snapToGrid w:val="0"/>
          <w:sz w:val="24"/>
          <w:szCs w:val="24"/>
        </w:rPr>
        <w:t>Biogen</w:t>
      </w:r>
      <w:r w:rsidRPr="00DA16FA">
        <w:rPr>
          <w:snapToGrid w:val="0"/>
          <w:sz w:val="24"/>
          <w:szCs w:val="24"/>
        </w:rPr>
        <w:t xml:space="preserve">’s Security Procedures for Contractors/Service Vendors as set forth in </w:t>
      </w:r>
      <w:r w:rsidRPr="00DA16FA">
        <w:rPr>
          <w:snapToGrid w:val="0"/>
          <w:sz w:val="24"/>
          <w:szCs w:val="24"/>
          <w:u w:val="single"/>
        </w:rPr>
        <w:t>Attachment A</w:t>
      </w:r>
      <w:r w:rsidRPr="00DA16FA">
        <w:rPr>
          <w:snapToGrid w:val="0"/>
          <w:sz w:val="24"/>
          <w:szCs w:val="24"/>
        </w:rPr>
        <w:t xml:space="preserve"> hereto and incorporated herein by reference</w:t>
      </w:r>
      <w:ins w:id="25" w:author="APSL Legal" w:date="2022-05-16T10:41:00Z">
        <w:r w:rsidR="00852B64">
          <w:rPr>
            <w:snapToGrid w:val="0"/>
            <w:sz w:val="24"/>
            <w:szCs w:val="24"/>
          </w:rPr>
          <w:t>, as applicable to the performance of the Services</w:t>
        </w:r>
      </w:ins>
      <w:r w:rsidRPr="00DA16FA">
        <w:rPr>
          <w:snapToGrid w:val="0"/>
          <w:sz w:val="24"/>
          <w:szCs w:val="24"/>
        </w:rPr>
        <w:t xml:space="preserve">, as well as </w:t>
      </w:r>
      <w:ins w:id="26" w:author="APSL Legal" w:date="2022-05-16T10:41:00Z">
        <w:r w:rsidR="00852B64">
          <w:rPr>
            <w:snapToGrid w:val="0"/>
            <w:sz w:val="24"/>
            <w:szCs w:val="24"/>
          </w:rPr>
          <w:t xml:space="preserve">Vendor agreed to adhere to </w:t>
        </w:r>
      </w:ins>
      <w:r w:rsidR="0092751B">
        <w:rPr>
          <w:snapToGrid w:val="0"/>
          <w:sz w:val="24"/>
          <w:szCs w:val="24"/>
        </w:rPr>
        <w:t>Biogen</w:t>
      </w:r>
      <w:r w:rsidRPr="00DA16FA">
        <w:rPr>
          <w:snapToGrid w:val="0"/>
          <w:sz w:val="24"/>
          <w:szCs w:val="24"/>
        </w:rPr>
        <w:t xml:space="preserve">’s Code of Business Conduct, a copy of which can be found on its website at </w:t>
      </w:r>
      <w:hyperlink r:id="rId15" w:history="1">
        <w:r w:rsidR="0092751B" w:rsidRPr="00085598">
          <w:rPr>
            <w:rStyle w:val="Hyperlink"/>
            <w:sz w:val="24"/>
            <w:szCs w:val="24"/>
          </w:rPr>
          <w:t>http://www.cobc-biogen.com</w:t>
        </w:r>
      </w:hyperlink>
      <w:ins w:id="27" w:author="APSL Legal" w:date="2022-05-16T10:41:00Z">
        <w:r w:rsidR="00852B64">
          <w:rPr>
            <w:rStyle w:val="Hyperlink"/>
            <w:sz w:val="24"/>
            <w:szCs w:val="24"/>
          </w:rPr>
          <w:t xml:space="preserve">, to the extent not in conflict with its own code of business </w:t>
        </w:r>
      </w:ins>
      <w:ins w:id="28" w:author="APSL Legal" w:date="2022-05-16T10:42:00Z">
        <w:r w:rsidR="00852B64">
          <w:rPr>
            <w:rStyle w:val="Hyperlink"/>
            <w:sz w:val="24"/>
            <w:szCs w:val="24"/>
          </w:rPr>
          <w:t xml:space="preserve">ethics and </w:t>
        </w:r>
      </w:ins>
      <w:ins w:id="29" w:author="APSL Legal" w:date="2022-05-16T10:41:00Z">
        <w:r w:rsidR="00852B64">
          <w:rPr>
            <w:rStyle w:val="Hyperlink"/>
            <w:sz w:val="24"/>
            <w:szCs w:val="24"/>
          </w:rPr>
          <w:t>conduct</w:t>
        </w:r>
      </w:ins>
      <w:r w:rsidR="0092751B">
        <w:rPr>
          <w:color w:val="000000"/>
          <w:sz w:val="24"/>
          <w:szCs w:val="24"/>
        </w:rPr>
        <w:t>.</w:t>
      </w:r>
    </w:p>
    <w:p w14:paraId="487C55F2" w14:textId="77777777" w:rsidR="001018B2" w:rsidRPr="00DA16FA" w:rsidRDefault="001018B2" w:rsidP="001018B2">
      <w:pPr>
        <w:ind w:left="1440" w:hanging="720"/>
        <w:jc w:val="both"/>
        <w:rPr>
          <w:color w:val="000000"/>
          <w:sz w:val="24"/>
          <w:szCs w:val="24"/>
        </w:rPr>
      </w:pPr>
    </w:p>
    <w:p w14:paraId="64F9FBAE" w14:textId="1DA3659D" w:rsidR="001018B2" w:rsidRDefault="001018B2" w:rsidP="001018B2">
      <w:pPr>
        <w:jc w:val="both"/>
        <w:rPr>
          <w:sz w:val="24"/>
          <w:szCs w:val="24"/>
        </w:rPr>
      </w:pPr>
      <w:r w:rsidRPr="00DA16FA">
        <w:rPr>
          <w:sz w:val="24"/>
          <w:szCs w:val="24"/>
        </w:rPr>
        <w:t>1.5</w:t>
      </w:r>
      <w:r w:rsidRPr="00DA16FA">
        <w:rPr>
          <w:sz w:val="24"/>
          <w:szCs w:val="24"/>
        </w:rPr>
        <w:tab/>
        <w:t xml:space="preserve">Vendor shall use its best efforts to ensure that its </w:t>
      </w:r>
      <w:r>
        <w:rPr>
          <w:sz w:val="24"/>
          <w:szCs w:val="24"/>
        </w:rPr>
        <w:t>Representatives</w:t>
      </w:r>
      <w:r w:rsidRPr="00DA16FA">
        <w:rPr>
          <w:sz w:val="24"/>
          <w:szCs w:val="24"/>
        </w:rPr>
        <w:t xml:space="preserve"> comply with all of the </w:t>
      </w:r>
      <w:ins w:id="30" w:author="APSL Legal" w:date="2022-05-16T10:42:00Z">
        <w:r w:rsidR="0027497A">
          <w:rPr>
            <w:sz w:val="24"/>
            <w:szCs w:val="24"/>
          </w:rPr>
          <w:t xml:space="preserve">applicable </w:t>
        </w:r>
      </w:ins>
      <w:r w:rsidRPr="00DA16FA">
        <w:rPr>
          <w:sz w:val="24"/>
          <w:szCs w:val="24"/>
        </w:rPr>
        <w:t xml:space="preserve">terms and provisions of this Agreement and Vendor shall be </w:t>
      </w:r>
      <w:del w:id="31" w:author="APSL Legal" w:date="2022-05-16T10:42:00Z">
        <w:r w:rsidRPr="00DA16FA" w:rsidDel="0027497A">
          <w:rPr>
            <w:sz w:val="24"/>
            <w:szCs w:val="24"/>
          </w:rPr>
          <w:delText>held liable</w:delText>
        </w:r>
      </w:del>
      <w:ins w:id="32" w:author="APSL Legal" w:date="2022-05-16T10:42:00Z">
        <w:r w:rsidR="0027497A">
          <w:rPr>
            <w:sz w:val="24"/>
            <w:szCs w:val="24"/>
          </w:rPr>
          <w:t xml:space="preserve">solely </w:t>
        </w:r>
        <w:r w:rsidR="0027497A">
          <w:rPr>
            <w:sz w:val="24"/>
            <w:szCs w:val="24"/>
          </w:rPr>
          <w:lastRenderedPageBreak/>
          <w:t>responsible</w:t>
        </w:r>
      </w:ins>
      <w:r w:rsidRPr="00DA16FA">
        <w:rPr>
          <w:sz w:val="24"/>
          <w:szCs w:val="24"/>
        </w:rPr>
        <w:t xml:space="preserve"> for all acts and omissions of its </w:t>
      </w:r>
      <w:r>
        <w:rPr>
          <w:sz w:val="24"/>
          <w:szCs w:val="24"/>
        </w:rPr>
        <w:t>Representatives</w:t>
      </w:r>
      <w:r w:rsidRPr="00DA16FA">
        <w:rPr>
          <w:sz w:val="24"/>
          <w:szCs w:val="24"/>
        </w:rPr>
        <w:t xml:space="preserve"> in </w:t>
      </w:r>
      <w:ins w:id="33" w:author="APSL Legal" w:date="2022-05-16T10:43:00Z">
        <w:r w:rsidR="0027497A">
          <w:rPr>
            <w:sz w:val="24"/>
            <w:szCs w:val="24"/>
          </w:rPr>
          <w:t xml:space="preserve">breach </w:t>
        </w:r>
      </w:ins>
      <w:del w:id="34" w:author="APSL Legal" w:date="2022-05-16T10:43:00Z">
        <w:r w:rsidRPr="00DA16FA" w:rsidDel="0027497A">
          <w:rPr>
            <w:sz w:val="24"/>
            <w:szCs w:val="24"/>
          </w:rPr>
          <w:delText xml:space="preserve">the performance </w:delText>
        </w:r>
      </w:del>
      <w:r w:rsidRPr="00DA16FA">
        <w:rPr>
          <w:sz w:val="24"/>
          <w:szCs w:val="24"/>
        </w:rPr>
        <w:t>of this Agreement</w:t>
      </w:r>
      <w:ins w:id="35" w:author="APSL Legal" w:date="2022-05-16T10:43:00Z">
        <w:r w:rsidR="0027497A">
          <w:rPr>
            <w:sz w:val="24"/>
            <w:szCs w:val="24"/>
          </w:rPr>
          <w:t>, to the same extent as the Vendor would be responsible for its own acts and omissions hereunder</w:t>
        </w:r>
      </w:ins>
      <w:r w:rsidRPr="00DA16FA">
        <w:rPr>
          <w:sz w:val="24"/>
          <w:szCs w:val="24"/>
        </w:rPr>
        <w:t xml:space="preserve">.  Further, Vendor shall perform the Services and create Deliverables in a diligent, efficient, skillful manner commensurate with the </w:t>
      </w:r>
      <w:del w:id="36" w:author="APSL Legal" w:date="2022-05-16T10:44:00Z">
        <w:r w:rsidRPr="00DA16FA" w:rsidDel="002212C8">
          <w:rPr>
            <w:sz w:val="24"/>
            <w:szCs w:val="24"/>
          </w:rPr>
          <w:delText xml:space="preserve">highest </w:delText>
        </w:r>
      </w:del>
      <w:ins w:id="37" w:author="APSL Legal" w:date="2022-05-16T10:44:00Z">
        <w:r w:rsidR="002212C8">
          <w:rPr>
            <w:sz w:val="24"/>
            <w:szCs w:val="24"/>
          </w:rPr>
          <w:t>professional</w:t>
        </w:r>
        <w:r w:rsidR="002212C8" w:rsidRPr="00DA16FA">
          <w:rPr>
            <w:sz w:val="24"/>
            <w:szCs w:val="24"/>
          </w:rPr>
          <w:t xml:space="preserve"> </w:t>
        </w:r>
      </w:ins>
      <w:r w:rsidRPr="00DA16FA">
        <w:rPr>
          <w:sz w:val="24"/>
          <w:szCs w:val="24"/>
        </w:rPr>
        <w:t>standards of its profession.</w:t>
      </w:r>
    </w:p>
    <w:p w14:paraId="65392916" w14:textId="77777777" w:rsidR="003A14AB" w:rsidRDefault="003A14AB" w:rsidP="001018B2">
      <w:pPr>
        <w:jc w:val="both"/>
        <w:rPr>
          <w:sz w:val="24"/>
          <w:szCs w:val="24"/>
        </w:rPr>
      </w:pPr>
    </w:p>
    <w:p w14:paraId="5CEA19E4" w14:textId="13F51367" w:rsidR="003A14AB" w:rsidRPr="003A14AB" w:rsidRDefault="003A14AB" w:rsidP="001018B2">
      <w:pPr>
        <w:jc w:val="both"/>
        <w:rPr>
          <w:sz w:val="24"/>
          <w:szCs w:val="24"/>
        </w:rPr>
      </w:pPr>
      <w:r>
        <w:rPr>
          <w:sz w:val="24"/>
          <w:szCs w:val="24"/>
        </w:rPr>
        <w:t>1.6</w:t>
      </w:r>
      <w:r>
        <w:rPr>
          <w:sz w:val="24"/>
          <w:szCs w:val="24"/>
        </w:rPr>
        <w:tab/>
      </w:r>
      <w:del w:id="38" w:author="APSL Legal" w:date="2022-05-16T10:45:00Z">
        <w:r w:rsidRPr="003A14AB" w:rsidDel="00717E6D">
          <w:rPr>
            <w:sz w:val="24"/>
            <w:szCs w:val="24"/>
          </w:rPr>
          <w:delText xml:space="preserve">At such times and intervals as </w:delText>
        </w:r>
        <w:r w:rsidR="0092751B" w:rsidDel="00717E6D">
          <w:rPr>
            <w:sz w:val="24"/>
            <w:szCs w:val="24"/>
          </w:rPr>
          <w:delText>Biogen</w:delText>
        </w:r>
        <w:r w:rsidRPr="003A14AB" w:rsidDel="00717E6D">
          <w:rPr>
            <w:sz w:val="24"/>
            <w:szCs w:val="24"/>
          </w:rPr>
          <w:delText xml:space="preserve"> may require, Vendor shall provide </w:delText>
        </w:r>
        <w:r w:rsidR="0092751B" w:rsidDel="00717E6D">
          <w:rPr>
            <w:sz w:val="24"/>
            <w:szCs w:val="24"/>
          </w:rPr>
          <w:delText>Biogen</w:delText>
        </w:r>
        <w:r w:rsidRPr="003A14AB" w:rsidDel="00717E6D">
          <w:rPr>
            <w:sz w:val="24"/>
            <w:szCs w:val="24"/>
          </w:rPr>
          <w:delText xml:space="preserve"> with timely reports (and supporting documentation, if requested) of any payments made to health care providers, including, but not limited to, physicians, nurses, hospitals, pharmacies and health plans, in connection with Vendor’s performance of the Services hereunder to allow </w:delText>
        </w:r>
        <w:r w:rsidR="0092751B" w:rsidDel="00717E6D">
          <w:rPr>
            <w:sz w:val="24"/>
            <w:szCs w:val="24"/>
          </w:rPr>
          <w:delText>Biogen</w:delText>
        </w:r>
        <w:r w:rsidRPr="003A14AB" w:rsidDel="00717E6D">
          <w:rPr>
            <w:sz w:val="24"/>
            <w:szCs w:val="24"/>
          </w:rPr>
          <w:delText xml:space="preserve"> to meet applicable federal and/or state law reporting requirements.  Reportable payments shall include, but are not limited to, fees or honoraria paid for services, meals provided and reimbursed travel, lodging and meals </w:delText>
        </w:r>
        <w:commentRangeStart w:id="39"/>
        <w:r w:rsidRPr="003A14AB" w:rsidDel="00717E6D">
          <w:rPr>
            <w:sz w:val="24"/>
            <w:szCs w:val="24"/>
          </w:rPr>
          <w:delText>expenses</w:delText>
        </w:r>
      </w:del>
      <w:ins w:id="40" w:author="APSL Legal" w:date="2022-05-16T10:45:00Z">
        <w:r w:rsidR="00717E6D">
          <w:rPr>
            <w:sz w:val="24"/>
            <w:szCs w:val="24"/>
          </w:rPr>
          <w:t>Reserved</w:t>
        </w:r>
        <w:commentRangeEnd w:id="39"/>
        <w:r w:rsidR="00717E6D">
          <w:rPr>
            <w:rStyle w:val="CommentReference"/>
          </w:rPr>
          <w:commentReference w:id="39"/>
        </w:r>
      </w:ins>
      <w:r w:rsidRPr="003A14AB">
        <w:rPr>
          <w:sz w:val="24"/>
          <w:szCs w:val="24"/>
        </w:rPr>
        <w:t>.</w:t>
      </w:r>
    </w:p>
    <w:p w14:paraId="1BF0250F" w14:textId="638EB0FB" w:rsidR="001018B2" w:rsidRPr="00176357" w:rsidRDefault="001018B2" w:rsidP="001018B2">
      <w:pPr>
        <w:widowControl w:val="0"/>
        <w:jc w:val="both"/>
        <w:rPr>
          <w:snapToGrid w:val="0"/>
          <w:sz w:val="24"/>
          <w:szCs w:val="24"/>
        </w:rPr>
      </w:pPr>
    </w:p>
    <w:p w14:paraId="6333D07B" w14:textId="70633C87" w:rsidR="00D06E6D" w:rsidRPr="00176357" w:rsidDel="008C1585" w:rsidRDefault="00D06E6D" w:rsidP="008C1585">
      <w:pPr>
        <w:pStyle w:val="paragraph"/>
        <w:spacing w:before="0" w:beforeAutospacing="0" w:after="0" w:afterAutospacing="0"/>
        <w:jc w:val="both"/>
        <w:textAlignment w:val="baseline"/>
        <w:rPr>
          <w:del w:id="41" w:author="APSL Legal" w:date="2022-05-16T11:02:00Z"/>
          <w:rStyle w:val="eop"/>
          <w:sz w:val="22"/>
          <w:szCs w:val="22"/>
        </w:rPr>
      </w:pPr>
      <w:r w:rsidRPr="00176357">
        <w:rPr>
          <w:rStyle w:val="normaltextrun"/>
          <w:sz w:val="22"/>
          <w:szCs w:val="22"/>
        </w:rPr>
        <w:t>1.7</w:t>
      </w:r>
      <w:r w:rsidRPr="00176357">
        <w:rPr>
          <w:rStyle w:val="tabchar"/>
          <w:rFonts w:ascii="Calibri" w:hAnsi="Calibri" w:cs="Calibri"/>
          <w:sz w:val="22"/>
          <w:szCs w:val="22"/>
        </w:rPr>
        <w:t xml:space="preserve"> </w:t>
      </w:r>
      <w:r w:rsidRPr="00176357">
        <w:rPr>
          <w:rStyle w:val="tabchar"/>
          <w:rFonts w:ascii="Calibri" w:hAnsi="Calibri" w:cs="Calibri"/>
          <w:sz w:val="22"/>
          <w:szCs w:val="22"/>
        </w:rPr>
        <w:tab/>
      </w:r>
      <w:r w:rsidRPr="00176357">
        <w:rPr>
          <w:rStyle w:val="normaltextrun"/>
          <w:sz w:val="22"/>
          <w:szCs w:val="22"/>
        </w:rPr>
        <w:t>Vendor acknowledges that any breach of its covenants or obligations set forth in </w:t>
      </w:r>
      <w:r w:rsidR="00C04558" w:rsidRPr="00176357">
        <w:rPr>
          <w:rStyle w:val="normaltextrun"/>
          <w:sz w:val="22"/>
          <w:szCs w:val="22"/>
          <w:u w:val="single"/>
        </w:rPr>
        <w:t>Attachment</w:t>
      </w:r>
      <w:r w:rsidRPr="00176357">
        <w:rPr>
          <w:rStyle w:val="normaltextrun"/>
          <w:sz w:val="22"/>
          <w:szCs w:val="22"/>
          <w:u w:val="single"/>
        </w:rPr>
        <w:t xml:space="preserve"> </w:t>
      </w:r>
      <w:r w:rsidR="002B4E34" w:rsidRPr="00176357">
        <w:rPr>
          <w:rStyle w:val="normaltextrun"/>
          <w:sz w:val="22"/>
          <w:szCs w:val="22"/>
          <w:u w:val="single"/>
        </w:rPr>
        <w:t>B</w:t>
      </w:r>
      <w:r w:rsidRPr="00176357">
        <w:rPr>
          <w:rStyle w:val="normaltextrun"/>
          <w:sz w:val="22"/>
          <w:szCs w:val="22"/>
        </w:rPr>
        <w:t>, Biogen Global Data Privacy and Security Addendum, may cause Biogen irreparable harm for which monetary damages would not be adequate compensation.  Vendor agrees that, in the event of such breach or threatened breach, Biogen is entitled to seek equitable relief, including a restraining order, injunctive relief, specific performance and any other relief that may be available from any court, in addition to any other remedy to which Biogen may be entitled at law or in equity</w:t>
      </w:r>
      <w:commentRangeStart w:id="42"/>
      <w:r w:rsidRPr="00176357">
        <w:rPr>
          <w:rStyle w:val="normaltextrun"/>
          <w:sz w:val="22"/>
          <w:szCs w:val="22"/>
        </w:rPr>
        <w:t>. </w:t>
      </w:r>
      <w:del w:id="43" w:author="APSL Legal" w:date="2022-05-16T11:02:00Z">
        <w:r w:rsidRPr="00176357" w:rsidDel="008C1585">
          <w:rPr>
            <w:rStyle w:val="normaltextrun"/>
            <w:sz w:val="22"/>
            <w:szCs w:val="22"/>
          </w:rPr>
          <w:delText xml:space="preserve"> Vendor agrees to reimburse Biogen for all costs incurred by Biogen in connection with, or arising out of, an unauthorized disclosure of data, including the costs incurred in connection with the following:</w:delText>
        </w:r>
        <w:r w:rsidRPr="00176357" w:rsidDel="008C1585">
          <w:rPr>
            <w:rStyle w:val="eop"/>
            <w:sz w:val="22"/>
            <w:szCs w:val="22"/>
          </w:rPr>
          <w:delText> </w:delText>
        </w:r>
      </w:del>
    </w:p>
    <w:p w14:paraId="1F3E320A" w14:textId="2A15F1D1" w:rsidR="00D06E6D" w:rsidRPr="00176357" w:rsidDel="008C1585" w:rsidRDefault="00D06E6D" w:rsidP="00D06E6D">
      <w:pPr>
        <w:pStyle w:val="paragraph"/>
        <w:spacing w:before="0" w:beforeAutospacing="0" w:after="0" w:afterAutospacing="0"/>
        <w:jc w:val="both"/>
        <w:textAlignment w:val="baseline"/>
        <w:rPr>
          <w:del w:id="44" w:author="APSL Legal" w:date="2022-05-16T11:02:00Z"/>
          <w:rFonts w:ascii="Verdana" w:hAnsi="Verdana"/>
          <w:sz w:val="18"/>
          <w:szCs w:val="18"/>
        </w:rPr>
      </w:pPr>
    </w:p>
    <w:p w14:paraId="55D1F392" w14:textId="643646CD" w:rsidR="00D06E6D" w:rsidRPr="00176357" w:rsidDel="008C1585" w:rsidRDefault="00D06E6D" w:rsidP="00D06E6D">
      <w:pPr>
        <w:pStyle w:val="paragraph"/>
        <w:spacing w:before="0" w:beforeAutospacing="0" w:after="0" w:afterAutospacing="0"/>
        <w:ind w:firstLine="720"/>
        <w:jc w:val="both"/>
        <w:textAlignment w:val="baseline"/>
        <w:rPr>
          <w:del w:id="45" w:author="APSL Legal" w:date="2022-05-16T11:02:00Z"/>
          <w:rFonts w:ascii="Verdana" w:hAnsi="Verdana"/>
          <w:sz w:val="18"/>
          <w:szCs w:val="18"/>
        </w:rPr>
      </w:pPr>
      <w:del w:id="46" w:author="APSL Legal" w:date="2022-05-16T11:02:00Z">
        <w:r w:rsidRPr="00176357" w:rsidDel="008C1585">
          <w:rPr>
            <w:rStyle w:val="normaltextrun"/>
            <w:sz w:val="22"/>
            <w:szCs w:val="22"/>
          </w:rPr>
          <w:delText>(i)the cost of notice of any disclosure be provided to any individuals, regulators, law enforcement agencies, consumer reporting agencies, or others as required by law or regulation, or in Biogen’s discretion;</w:delText>
        </w:r>
        <w:r w:rsidRPr="00176357" w:rsidDel="008C1585">
          <w:rPr>
            <w:rStyle w:val="eop"/>
            <w:sz w:val="22"/>
            <w:szCs w:val="22"/>
          </w:rPr>
          <w:delText> </w:delText>
        </w:r>
      </w:del>
    </w:p>
    <w:p w14:paraId="727A0FAA" w14:textId="1DF39C37" w:rsidR="00D06E6D" w:rsidRPr="00176357" w:rsidDel="008C1585" w:rsidRDefault="00D06E6D" w:rsidP="00D06E6D">
      <w:pPr>
        <w:pStyle w:val="paragraph"/>
        <w:spacing w:before="0" w:beforeAutospacing="0" w:after="0" w:afterAutospacing="0"/>
        <w:ind w:firstLine="720"/>
        <w:jc w:val="both"/>
        <w:textAlignment w:val="baseline"/>
        <w:rPr>
          <w:del w:id="47" w:author="APSL Legal" w:date="2022-05-16T11:02:00Z"/>
          <w:rFonts w:ascii="Verdana" w:hAnsi="Verdana"/>
          <w:sz w:val="18"/>
          <w:szCs w:val="18"/>
        </w:rPr>
      </w:pPr>
      <w:del w:id="48" w:author="APSL Legal" w:date="2022-05-16T11:02:00Z">
        <w:r w:rsidRPr="00176357" w:rsidDel="008C1585">
          <w:rPr>
            <w:rStyle w:val="normaltextrun"/>
            <w:sz w:val="22"/>
            <w:szCs w:val="22"/>
          </w:rPr>
          <w:delText>(ii) any remediation that may be offered to affected persons (including actual reasonable costs incurred in providing individuals affected by the security breach with complimentary credit monitoring services, credit protection services, credit fraud alerts, and/or similar services which Biogen in its sole discretion deems necessary to protect such affected individuals); and</w:delText>
        </w:r>
        <w:r w:rsidRPr="00176357" w:rsidDel="008C1585">
          <w:rPr>
            <w:rStyle w:val="eop"/>
            <w:sz w:val="22"/>
            <w:szCs w:val="22"/>
          </w:rPr>
          <w:delText> </w:delText>
        </w:r>
      </w:del>
    </w:p>
    <w:p w14:paraId="4FB7CE9D" w14:textId="53CB56D1" w:rsidR="00D06E6D" w:rsidRPr="00176357" w:rsidRDefault="00D06E6D" w:rsidP="00D06E6D">
      <w:pPr>
        <w:pStyle w:val="paragraph"/>
        <w:spacing w:before="0" w:beforeAutospacing="0" w:after="0" w:afterAutospacing="0"/>
        <w:ind w:firstLine="720"/>
        <w:jc w:val="both"/>
        <w:textAlignment w:val="baseline"/>
        <w:rPr>
          <w:rFonts w:ascii="Verdana" w:hAnsi="Verdana"/>
          <w:sz w:val="18"/>
          <w:szCs w:val="18"/>
        </w:rPr>
      </w:pPr>
      <w:del w:id="49" w:author="APSL Legal" w:date="2022-05-16T11:02:00Z">
        <w:r w:rsidRPr="00176357" w:rsidDel="008C1585">
          <w:rPr>
            <w:rStyle w:val="normaltextrun"/>
            <w:sz w:val="22"/>
            <w:szCs w:val="22"/>
          </w:rPr>
          <w:delText>(iii) any fines, penalties or findings from any governmental or regulatory authorities.   Vendor agrees to cooperate with Biogen, at Vendor’s sole cost and expense, in any litigation or other formal action against third parties deemed necessary to Biogen to protect its rights.</w:delText>
        </w:r>
      </w:del>
      <w:commentRangeEnd w:id="42"/>
      <w:r w:rsidR="008C1585">
        <w:rPr>
          <w:rStyle w:val="CommentReference"/>
        </w:rPr>
        <w:commentReference w:id="42"/>
      </w:r>
      <w:r w:rsidRPr="00176357">
        <w:rPr>
          <w:rStyle w:val="eop"/>
          <w:sz w:val="22"/>
          <w:szCs w:val="22"/>
        </w:rPr>
        <w:t> </w:t>
      </w:r>
    </w:p>
    <w:p w14:paraId="63D9C3CE" w14:textId="77777777" w:rsidR="00D06E6D" w:rsidRPr="00176357" w:rsidRDefault="00D06E6D" w:rsidP="00D06E6D">
      <w:pPr>
        <w:pStyle w:val="paragraph"/>
        <w:spacing w:before="0" w:beforeAutospacing="0" w:after="0" w:afterAutospacing="0"/>
        <w:jc w:val="both"/>
        <w:textAlignment w:val="baseline"/>
        <w:rPr>
          <w:rStyle w:val="normaltextrun"/>
          <w:sz w:val="22"/>
          <w:szCs w:val="22"/>
        </w:rPr>
      </w:pPr>
    </w:p>
    <w:p w14:paraId="597E3F91" w14:textId="70B4A47B" w:rsidR="00D06E6D" w:rsidRPr="00176357" w:rsidRDefault="007728E4" w:rsidP="00D06E6D">
      <w:pPr>
        <w:pStyle w:val="paragraph"/>
        <w:spacing w:before="0" w:beforeAutospacing="0" w:after="0" w:afterAutospacing="0"/>
        <w:jc w:val="both"/>
        <w:textAlignment w:val="baseline"/>
      </w:pPr>
      <w:ins w:id="50" w:author="APSL Legal" w:date="2022-05-16T11:05:00Z">
        <w:r>
          <w:rPr>
            <w:rStyle w:val="normaltextrun"/>
            <w:sz w:val="22"/>
            <w:szCs w:val="22"/>
          </w:rPr>
          <w:t>To the extent applicable to performance of the Servic</w:t>
        </w:r>
      </w:ins>
      <w:ins w:id="51" w:author="APSL Legal" w:date="2022-05-16T11:06:00Z">
        <w:r>
          <w:rPr>
            <w:rStyle w:val="normaltextrun"/>
            <w:sz w:val="22"/>
            <w:szCs w:val="22"/>
          </w:rPr>
          <w:t xml:space="preserve">es by Vendor hereunder, </w:t>
        </w:r>
      </w:ins>
      <w:r w:rsidR="00D06E6D" w:rsidRPr="00176357">
        <w:rPr>
          <w:rStyle w:val="normaltextrun"/>
          <w:sz w:val="22"/>
          <w:szCs w:val="22"/>
        </w:rPr>
        <w:t>Vendor’s failure to comply with any of the provisions of </w:t>
      </w:r>
      <w:r w:rsidR="00C04558" w:rsidRPr="00176357">
        <w:rPr>
          <w:rStyle w:val="normaltextrun"/>
          <w:sz w:val="22"/>
          <w:szCs w:val="22"/>
          <w:u w:val="single"/>
        </w:rPr>
        <w:t>Attachment</w:t>
      </w:r>
      <w:r w:rsidR="002B4E34" w:rsidRPr="00176357">
        <w:rPr>
          <w:rStyle w:val="normaltextrun"/>
          <w:sz w:val="22"/>
          <w:szCs w:val="22"/>
          <w:u w:val="single"/>
        </w:rPr>
        <w:t xml:space="preserve"> B</w:t>
      </w:r>
      <w:r w:rsidR="00D06E6D" w:rsidRPr="00176357">
        <w:rPr>
          <w:rStyle w:val="normaltextrun"/>
          <w:sz w:val="22"/>
          <w:szCs w:val="22"/>
        </w:rPr>
        <w:t> is a material breach of this Agreement, which may not be cured.  In such event, Biogen may terminate the Agreement effective immediately upon written notice to Vendor without further liability or obligation to Biogen</w:t>
      </w:r>
      <w:ins w:id="52" w:author="APSL Legal" w:date="2022-05-16T11:06:00Z">
        <w:r>
          <w:rPr>
            <w:rStyle w:val="normaltextrun"/>
            <w:sz w:val="22"/>
            <w:szCs w:val="22"/>
          </w:rPr>
          <w:t>, except for accrued payment obligation for Services rendered</w:t>
        </w:r>
        <w:r w:rsidR="00DC01DB">
          <w:rPr>
            <w:rStyle w:val="normaltextrun"/>
            <w:sz w:val="22"/>
            <w:szCs w:val="22"/>
          </w:rPr>
          <w:t xml:space="preserve"> but unpaid</w:t>
        </w:r>
      </w:ins>
      <w:r w:rsidR="00D06E6D" w:rsidRPr="00176357">
        <w:rPr>
          <w:rStyle w:val="normaltextrun"/>
          <w:sz w:val="22"/>
          <w:szCs w:val="22"/>
        </w:rPr>
        <w:t>.  Such remedies shall not be deemed to be exclusive but shall be in addition to all other remedies available at law or in equity, subject to any express exclusions or limitations in this Agreement to the contrary.</w:t>
      </w:r>
    </w:p>
    <w:p w14:paraId="74286F69" w14:textId="4E47145E" w:rsidR="00D06E6D" w:rsidRDefault="00D06E6D" w:rsidP="001018B2">
      <w:pPr>
        <w:widowControl w:val="0"/>
        <w:jc w:val="both"/>
        <w:rPr>
          <w:snapToGrid w:val="0"/>
          <w:sz w:val="24"/>
          <w:szCs w:val="24"/>
        </w:rPr>
      </w:pPr>
    </w:p>
    <w:p w14:paraId="17E5327E" w14:textId="77777777" w:rsidR="00D06E6D" w:rsidRPr="00DA16FA" w:rsidRDefault="00D06E6D" w:rsidP="001018B2">
      <w:pPr>
        <w:widowControl w:val="0"/>
        <w:jc w:val="both"/>
        <w:rPr>
          <w:snapToGrid w:val="0"/>
          <w:sz w:val="24"/>
          <w:szCs w:val="24"/>
        </w:rPr>
      </w:pPr>
    </w:p>
    <w:p w14:paraId="66CA7322" w14:textId="77777777" w:rsidR="001018B2" w:rsidRPr="008C4F02" w:rsidRDefault="001018B2" w:rsidP="003A14AB">
      <w:pPr>
        <w:keepNext/>
        <w:widowControl w:val="0"/>
        <w:jc w:val="both"/>
        <w:rPr>
          <w:b/>
          <w:snapToGrid w:val="0"/>
          <w:sz w:val="24"/>
          <w:szCs w:val="24"/>
        </w:rPr>
      </w:pPr>
      <w:r w:rsidRPr="008C4F02">
        <w:rPr>
          <w:b/>
          <w:snapToGrid w:val="0"/>
          <w:sz w:val="24"/>
          <w:szCs w:val="24"/>
        </w:rPr>
        <w:t>2.</w:t>
      </w:r>
      <w:r w:rsidRPr="008C4F02">
        <w:rPr>
          <w:b/>
          <w:snapToGrid w:val="0"/>
          <w:sz w:val="24"/>
          <w:szCs w:val="24"/>
        </w:rPr>
        <w:tab/>
      </w:r>
      <w:r w:rsidRPr="008C4F02">
        <w:rPr>
          <w:b/>
          <w:bCs/>
          <w:smallCaps/>
          <w:snapToGrid w:val="0"/>
          <w:sz w:val="24"/>
          <w:szCs w:val="24"/>
        </w:rPr>
        <w:t>Payment for Services and Expenses</w:t>
      </w:r>
    </w:p>
    <w:p w14:paraId="7FAFD283" w14:textId="77777777" w:rsidR="001018B2" w:rsidRPr="00DA16FA" w:rsidRDefault="001018B2" w:rsidP="003A14AB">
      <w:pPr>
        <w:keepNext/>
        <w:widowControl w:val="0"/>
        <w:jc w:val="both"/>
        <w:rPr>
          <w:snapToGrid w:val="0"/>
          <w:sz w:val="24"/>
          <w:szCs w:val="24"/>
        </w:rPr>
      </w:pPr>
    </w:p>
    <w:p w14:paraId="172BF2C3" w14:textId="77777777" w:rsidR="001018B2" w:rsidRPr="00DA16FA" w:rsidRDefault="001018B2" w:rsidP="003A14AB">
      <w:pPr>
        <w:pStyle w:val="BodyText"/>
        <w:keepNext/>
        <w:jc w:val="both"/>
      </w:pPr>
      <w:r w:rsidRPr="00DA16FA">
        <w:t>2.1</w:t>
      </w:r>
      <w:r w:rsidRPr="00DA16FA">
        <w:tab/>
      </w:r>
      <w:r w:rsidR="0092751B">
        <w:t>Biogen</w:t>
      </w:r>
      <w:r w:rsidRPr="00DA16FA">
        <w:t xml:space="preserve"> shall pay Vendor for the Services </w:t>
      </w:r>
      <w:r>
        <w:t>in accordance with</w:t>
      </w:r>
      <w:r w:rsidRPr="00DA16FA">
        <w:t xml:space="preserve"> the terms specified in the applicable</w:t>
      </w:r>
      <w:r w:rsidR="003A14AB">
        <w:t xml:space="preserve"> Work</w:t>
      </w:r>
      <w:r w:rsidRPr="00DA16FA">
        <w:t xml:space="preserve"> Schedule.</w:t>
      </w:r>
    </w:p>
    <w:p w14:paraId="0C0CF065" w14:textId="77777777" w:rsidR="001018B2" w:rsidRPr="00DA16FA" w:rsidRDefault="001018B2" w:rsidP="001018B2">
      <w:pPr>
        <w:widowControl w:val="0"/>
        <w:jc w:val="both"/>
        <w:rPr>
          <w:snapToGrid w:val="0"/>
          <w:sz w:val="24"/>
          <w:szCs w:val="24"/>
        </w:rPr>
      </w:pPr>
    </w:p>
    <w:p w14:paraId="676F0617" w14:textId="506AA754" w:rsidR="001018B2" w:rsidRPr="00DA16FA" w:rsidRDefault="001018B2" w:rsidP="001018B2">
      <w:pPr>
        <w:pStyle w:val="BodyText2"/>
        <w:widowControl w:val="0"/>
        <w:autoSpaceDE/>
        <w:autoSpaceDN/>
        <w:adjustRightInd/>
        <w:spacing w:line="240" w:lineRule="auto"/>
        <w:rPr>
          <w:color w:val="auto"/>
          <w:sz w:val="24"/>
          <w:szCs w:val="24"/>
        </w:rPr>
      </w:pPr>
      <w:r w:rsidRPr="00DA16FA">
        <w:rPr>
          <w:color w:val="auto"/>
          <w:sz w:val="24"/>
          <w:szCs w:val="24"/>
        </w:rPr>
        <w:t>2.2</w:t>
      </w:r>
      <w:r w:rsidRPr="00DA16FA">
        <w:rPr>
          <w:color w:val="auto"/>
          <w:sz w:val="24"/>
          <w:szCs w:val="24"/>
        </w:rPr>
        <w:tab/>
        <w:t xml:space="preserve">Unless provided otherwise in a </w:t>
      </w:r>
      <w:r w:rsidR="003A14AB">
        <w:rPr>
          <w:color w:val="auto"/>
          <w:sz w:val="24"/>
          <w:szCs w:val="24"/>
        </w:rPr>
        <w:t xml:space="preserve">Work </w:t>
      </w:r>
      <w:r w:rsidRPr="00DA16FA">
        <w:rPr>
          <w:color w:val="auto"/>
          <w:sz w:val="24"/>
          <w:szCs w:val="24"/>
        </w:rPr>
        <w:t xml:space="preserve">Schedule, </w:t>
      </w:r>
      <w:r w:rsidR="0092751B">
        <w:rPr>
          <w:color w:val="auto"/>
          <w:sz w:val="24"/>
          <w:szCs w:val="24"/>
        </w:rPr>
        <w:t>Biogen</w:t>
      </w:r>
      <w:r w:rsidRPr="00DA16FA">
        <w:rPr>
          <w:color w:val="auto"/>
          <w:sz w:val="24"/>
          <w:szCs w:val="24"/>
        </w:rPr>
        <w:t xml:space="preserve"> shall pay the amounts payable to Vendor hereunder within </w:t>
      </w:r>
      <w:del w:id="53" w:author="APSL Legal" w:date="2022-05-16T11:06:00Z">
        <w:r w:rsidR="003F7E34" w:rsidDel="00C4493F">
          <w:rPr>
            <w:color w:val="auto"/>
            <w:sz w:val="24"/>
            <w:szCs w:val="24"/>
          </w:rPr>
          <w:delText>sixty</w:delText>
        </w:r>
        <w:r w:rsidR="003F7E34" w:rsidRPr="00DA16FA" w:rsidDel="00C4493F">
          <w:rPr>
            <w:color w:val="auto"/>
            <w:sz w:val="24"/>
            <w:szCs w:val="24"/>
          </w:rPr>
          <w:delText xml:space="preserve"> </w:delText>
        </w:r>
      </w:del>
      <w:ins w:id="54" w:author="APSL Legal" w:date="2022-05-16T11:06:00Z">
        <w:r w:rsidR="00C4493F">
          <w:rPr>
            <w:color w:val="auto"/>
            <w:sz w:val="24"/>
            <w:szCs w:val="24"/>
          </w:rPr>
          <w:t>thirty</w:t>
        </w:r>
        <w:r w:rsidR="00C4493F" w:rsidRPr="00DA16FA">
          <w:rPr>
            <w:color w:val="auto"/>
            <w:sz w:val="24"/>
            <w:szCs w:val="24"/>
          </w:rPr>
          <w:t xml:space="preserve"> </w:t>
        </w:r>
      </w:ins>
      <w:r w:rsidRPr="00DA16FA">
        <w:rPr>
          <w:color w:val="auto"/>
          <w:sz w:val="24"/>
          <w:szCs w:val="24"/>
        </w:rPr>
        <w:t>(</w:t>
      </w:r>
      <w:del w:id="55" w:author="APSL Legal" w:date="2022-05-16T11:06:00Z">
        <w:r w:rsidR="003F7E34" w:rsidDel="00C4493F">
          <w:rPr>
            <w:color w:val="auto"/>
            <w:sz w:val="24"/>
            <w:szCs w:val="24"/>
          </w:rPr>
          <w:delText>6</w:delText>
        </w:r>
      </w:del>
      <w:ins w:id="56" w:author="APSL Legal" w:date="2022-05-16T11:06:00Z">
        <w:r w:rsidR="00C4493F">
          <w:rPr>
            <w:color w:val="auto"/>
            <w:sz w:val="24"/>
            <w:szCs w:val="24"/>
          </w:rPr>
          <w:t>3</w:t>
        </w:r>
      </w:ins>
      <w:r w:rsidRPr="00DA16FA">
        <w:rPr>
          <w:color w:val="auto"/>
          <w:sz w:val="24"/>
          <w:szCs w:val="24"/>
        </w:rPr>
        <w:t>0) days of receipt of invoices submitted by Vendor, which invoices shall be sent as provided for in the applicable Schedule</w:t>
      </w:r>
      <w:ins w:id="57" w:author="APSL Legal" w:date="2022-05-16T11:07:00Z">
        <w:r w:rsidR="00C4493F">
          <w:rPr>
            <w:color w:val="auto"/>
            <w:sz w:val="24"/>
            <w:szCs w:val="24"/>
          </w:rPr>
          <w:t xml:space="preserve">, unless otherwise agreed between </w:t>
        </w:r>
        <w:r w:rsidR="00C4493F">
          <w:rPr>
            <w:color w:val="auto"/>
            <w:sz w:val="24"/>
            <w:szCs w:val="24"/>
          </w:rPr>
          <w:lastRenderedPageBreak/>
          <w:t>the parties</w:t>
        </w:r>
      </w:ins>
      <w:r w:rsidRPr="00DA16FA">
        <w:rPr>
          <w:color w:val="auto"/>
          <w:sz w:val="24"/>
          <w:szCs w:val="24"/>
        </w:rPr>
        <w:t>.  In the event of any good faith dispute with regard to a portion of an invoice, the undisputed portion shall be paid as provided herein</w:t>
      </w:r>
      <w:ins w:id="58" w:author="APSL Legal" w:date="2022-05-16T11:08:00Z">
        <w:r w:rsidR="00F165C5">
          <w:rPr>
            <w:color w:val="auto"/>
            <w:sz w:val="24"/>
            <w:szCs w:val="24"/>
          </w:rPr>
          <w:t xml:space="preserve"> and Biogen </w:t>
        </w:r>
        <w:r w:rsidR="00F165C5" w:rsidRPr="00F165C5">
          <w:rPr>
            <w:color w:val="auto"/>
            <w:sz w:val="24"/>
            <w:szCs w:val="24"/>
          </w:rPr>
          <w:t xml:space="preserve">shall provide written notice to </w:t>
        </w:r>
        <w:r w:rsidR="00F165C5">
          <w:rPr>
            <w:color w:val="auto"/>
            <w:sz w:val="24"/>
            <w:szCs w:val="24"/>
          </w:rPr>
          <w:t>Vendor</w:t>
        </w:r>
        <w:r w:rsidR="00F165C5" w:rsidRPr="00F165C5">
          <w:rPr>
            <w:color w:val="auto"/>
            <w:sz w:val="24"/>
            <w:szCs w:val="24"/>
          </w:rPr>
          <w:t xml:space="preserve"> no more than </w:t>
        </w:r>
        <w:r w:rsidR="00F165C5">
          <w:rPr>
            <w:color w:val="auto"/>
            <w:sz w:val="24"/>
            <w:szCs w:val="24"/>
          </w:rPr>
          <w:t>ten</w:t>
        </w:r>
        <w:r w:rsidR="00F165C5" w:rsidRPr="00F165C5">
          <w:rPr>
            <w:color w:val="auto"/>
            <w:sz w:val="24"/>
            <w:szCs w:val="24"/>
          </w:rPr>
          <w:t xml:space="preserve"> (</w:t>
        </w:r>
        <w:r w:rsidR="00F165C5">
          <w:rPr>
            <w:color w:val="auto"/>
            <w:sz w:val="24"/>
            <w:szCs w:val="24"/>
          </w:rPr>
          <w:t>1</w:t>
        </w:r>
        <w:r w:rsidR="00F165C5" w:rsidRPr="00F165C5">
          <w:rPr>
            <w:color w:val="auto"/>
            <w:sz w:val="24"/>
            <w:szCs w:val="24"/>
          </w:rPr>
          <w:t xml:space="preserve">0) days after its receipt of such invoice and the parties shall work together in good faith to resolve the matter of dispute within a reasonable time of no more than ten (10) days from </w:t>
        </w:r>
      </w:ins>
      <w:ins w:id="59" w:author="APSL Legal" w:date="2022-05-16T11:09:00Z">
        <w:r w:rsidR="00F165C5">
          <w:rPr>
            <w:color w:val="auto"/>
            <w:sz w:val="24"/>
            <w:szCs w:val="24"/>
          </w:rPr>
          <w:t>Vendor</w:t>
        </w:r>
      </w:ins>
      <w:ins w:id="60" w:author="APSL Legal" w:date="2022-05-16T11:08:00Z">
        <w:r w:rsidR="00F165C5" w:rsidRPr="00F165C5">
          <w:rPr>
            <w:color w:val="auto"/>
            <w:sz w:val="24"/>
            <w:szCs w:val="24"/>
          </w:rPr>
          <w:t xml:space="preserve">’s receipt of such notice of dispute from </w:t>
        </w:r>
      </w:ins>
      <w:ins w:id="61" w:author="APSL Legal" w:date="2022-05-16T11:09:00Z">
        <w:r w:rsidR="00F165C5">
          <w:rPr>
            <w:color w:val="auto"/>
            <w:sz w:val="24"/>
            <w:szCs w:val="24"/>
          </w:rPr>
          <w:t>Biogen</w:t>
        </w:r>
      </w:ins>
      <w:ins w:id="62" w:author="APSL Legal" w:date="2022-05-16T11:08:00Z">
        <w:r w:rsidR="00F165C5" w:rsidRPr="00F165C5">
          <w:rPr>
            <w:color w:val="auto"/>
            <w:sz w:val="24"/>
            <w:szCs w:val="24"/>
          </w:rPr>
          <w:t xml:space="preserve">. If payment from </w:t>
        </w:r>
      </w:ins>
      <w:ins w:id="63" w:author="APSL Legal" w:date="2022-05-16T11:09:00Z">
        <w:r w:rsidR="00F165C5">
          <w:rPr>
            <w:color w:val="auto"/>
            <w:sz w:val="24"/>
            <w:szCs w:val="24"/>
          </w:rPr>
          <w:t>Biogen</w:t>
        </w:r>
      </w:ins>
      <w:ins w:id="64" w:author="APSL Legal" w:date="2022-05-16T11:08:00Z">
        <w:r w:rsidR="00F165C5" w:rsidRPr="00F165C5">
          <w:rPr>
            <w:color w:val="auto"/>
            <w:sz w:val="24"/>
            <w:szCs w:val="24"/>
          </w:rPr>
          <w:t xml:space="preserve"> to </w:t>
        </w:r>
      </w:ins>
      <w:ins w:id="65" w:author="APSL Legal" w:date="2022-05-16T11:09:00Z">
        <w:r w:rsidR="00F165C5">
          <w:rPr>
            <w:color w:val="auto"/>
            <w:sz w:val="24"/>
            <w:szCs w:val="24"/>
          </w:rPr>
          <w:t>Vendor</w:t>
        </w:r>
      </w:ins>
      <w:ins w:id="66" w:author="APSL Legal" w:date="2022-05-16T11:08:00Z">
        <w:r w:rsidR="00F165C5" w:rsidRPr="00F165C5">
          <w:rPr>
            <w:color w:val="auto"/>
            <w:sz w:val="24"/>
            <w:szCs w:val="24"/>
          </w:rPr>
          <w:t xml:space="preserve"> is agreed upon in such resolution, </w:t>
        </w:r>
      </w:ins>
      <w:ins w:id="67" w:author="APSL Legal" w:date="2022-05-16T11:09:00Z">
        <w:r w:rsidR="00F165C5">
          <w:rPr>
            <w:color w:val="auto"/>
            <w:sz w:val="24"/>
            <w:szCs w:val="24"/>
          </w:rPr>
          <w:t>Biogen</w:t>
        </w:r>
      </w:ins>
      <w:ins w:id="68" w:author="APSL Legal" w:date="2022-05-16T11:08:00Z">
        <w:r w:rsidR="00F165C5" w:rsidRPr="00F165C5">
          <w:rPr>
            <w:color w:val="auto"/>
            <w:sz w:val="24"/>
            <w:szCs w:val="24"/>
          </w:rPr>
          <w:t xml:space="preserve"> shall make said payment to </w:t>
        </w:r>
      </w:ins>
      <w:ins w:id="69" w:author="APSL Legal" w:date="2022-05-16T11:09:00Z">
        <w:r w:rsidR="00F165C5">
          <w:rPr>
            <w:color w:val="auto"/>
            <w:sz w:val="24"/>
            <w:szCs w:val="24"/>
          </w:rPr>
          <w:t>Vendor</w:t>
        </w:r>
      </w:ins>
      <w:ins w:id="70" w:author="APSL Legal" w:date="2022-05-16T11:08:00Z">
        <w:r w:rsidR="00F165C5" w:rsidRPr="00F165C5">
          <w:rPr>
            <w:color w:val="auto"/>
            <w:sz w:val="24"/>
            <w:szCs w:val="24"/>
          </w:rPr>
          <w:t xml:space="preserve"> within ten (10) days of the date of resolution. If payment is not made within twenty (20) days from APSL’s receipt of the original notice of such dispute from the </w:t>
        </w:r>
      </w:ins>
      <w:ins w:id="71" w:author="APSL Legal" w:date="2022-05-16T11:09:00Z">
        <w:r w:rsidR="00F165C5">
          <w:rPr>
            <w:color w:val="auto"/>
            <w:sz w:val="24"/>
            <w:szCs w:val="24"/>
          </w:rPr>
          <w:t>Biogen</w:t>
        </w:r>
      </w:ins>
      <w:ins w:id="72" w:author="APSL Legal" w:date="2022-05-16T11:08:00Z">
        <w:r w:rsidR="00F165C5" w:rsidRPr="00F165C5">
          <w:rPr>
            <w:color w:val="auto"/>
            <w:sz w:val="24"/>
            <w:szCs w:val="24"/>
          </w:rPr>
          <w:t xml:space="preserve">, </w:t>
        </w:r>
      </w:ins>
      <w:ins w:id="73" w:author="APSL Legal" w:date="2022-05-16T11:09:00Z">
        <w:r w:rsidR="00F165C5">
          <w:rPr>
            <w:color w:val="auto"/>
            <w:sz w:val="24"/>
            <w:szCs w:val="24"/>
          </w:rPr>
          <w:t>Vendor</w:t>
        </w:r>
      </w:ins>
      <w:ins w:id="74" w:author="APSL Legal" w:date="2022-05-16T11:08:00Z">
        <w:r w:rsidR="00F165C5" w:rsidRPr="00F165C5">
          <w:rPr>
            <w:color w:val="auto"/>
            <w:sz w:val="24"/>
            <w:szCs w:val="24"/>
          </w:rPr>
          <w:t xml:space="preserve"> will be entitled to suspend or terminate the portion of the Services, which correspond to the disputed amounts</w:t>
        </w:r>
      </w:ins>
      <w:r w:rsidRPr="00DA16FA">
        <w:rPr>
          <w:color w:val="auto"/>
          <w:sz w:val="24"/>
          <w:szCs w:val="24"/>
        </w:rPr>
        <w:t xml:space="preserve">.  </w:t>
      </w:r>
    </w:p>
    <w:p w14:paraId="2949916D" w14:textId="77777777" w:rsidR="001018B2" w:rsidRPr="00DA16FA" w:rsidRDefault="001018B2" w:rsidP="001018B2">
      <w:pPr>
        <w:widowControl w:val="0"/>
        <w:jc w:val="both"/>
        <w:rPr>
          <w:snapToGrid w:val="0"/>
          <w:sz w:val="24"/>
          <w:szCs w:val="24"/>
        </w:rPr>
      </w:pPr>
    </w:p>
    <w:p w14:paraId="065CB9C0" w14:textId="31DECB4A" w:rsidR="001018B2" w:rsidRPr="00DA16FA" w:rsidRDefault="001018B2" w:rsidP="001018B2">
      <w:pPr>
        <w:spacing w:line="240" w:lineRule="atLeast"/>
        <w:jc w:val="both"/>
        <w:rPr>
          <w:snapToGrid w:val="0"/>
          <w:color w:val="000000"/>
          <w:sz w:val="24"/>
          <w:szCs w:val="24"/>
        </w:rPr>
      </w:pPr>
      <w:r>
        <w:rPr>
          <w:snapToGrid w:val="0"/>
          <w:sz w:val="24"/>
          <w:szCs w:val="24"/>
        </w:rPr>
        <w:t>2.3</w:t>
      </w:r>
      <w:r w:rsidRPr="00DA16FA">
        <w:rPr>
          <w:snapToGrid w:val="0"/>
          <w:sz w:val="24"/>
          <w:szCs w:val="24"/>
        </w:rPr>
        <w:tab/>
      </w:r>
      <w:r w:rsidR="0092751B">
        <w:rPr>
          <w:snapToGrid w:val="0"/>
          <w:sz w:val="24"/>
          <w:szCs w:val="24"/>
        </w:rPr>
        <w:t>Biogen</w:t>
      </w:r>
      <w:r w:rsidRPr="00DA16FA">
        <w:rPr>
          <w:snapToGrid w:val="0"/>
          <w:sz w:val="24"/>
          <w:szCs w:val="24"/>
        </w:rPr>
        <w:t xml:space="preserve"> shall pay for all</w:t>
      </w:r>
      <w:r w:rsidR="003A14AB">
        <w:rPr>
          <w:snapToGrid w:val="0"/>
          <w:sz w:val="24"/>
          <w:szCs w:val="24"/>
        </w:rPr>
        <w:t xml:space="preserve"> applicable</w:t>
      </w:r>
      <w:r w:rsidRPr="00DA16FA">
        <w:rPr>
          <w:snapToGrid w:val="0"/>
          <w:sz w:val="24"/>
          <w:szCs w:val="24"/>
        </w:rPr>
        <w:t xml:space="preserve"> taxes in connection with this Agreement including, but not limited to, sales, use, excise, value-added, goods and services, consumption, and other similar taxes or duties.  </w:t>
      </w:r>
      <w:r w:rsidRPr="00DA16FA">
        <w:rPr>
          <w:snapToGrid w:val="0"/>
          <w:color w:val="000000"/>
          <w:sz w:val="24"/>
          <w:szCs w:val="24"/>
        </w:rPr>
        <w:t xml:space="preserve">Each party shall be responsible for taxes based on its own net income, employment taxes of its own employees, and for taxes on any property it owns or leases.  </w:t>
      </w:r>
      <w:ins w:id="75" w:author="APSL Legal" w:date="2022-05-16T11:10:00Z">
        <w:r w:rsidR="00E607EB" w:rsidRPr="00E607EB">
          <w:rPr>
            <w:snapToGrid w:val="0"/>
            <w:color w:val="000000"/>
            <w:sz w:val="24"/>
            <w:szCs w:val="24"/>
          </w:rPr>
          <w:t xml:space="preserve">In case any withholding taxes become applicable at the time of payment, then the total amount payable to the </w:t>
        </w:r>
        <w:r w:rsidR="00E607EB">
          <w:rPr>
            <w:snapToGrid w:val="0"/>
            <w:color w:val="000000"/>
            <w:sz w:val="24"/>
            <w:szCs w:val="24"/>
          </w:rPr>
          <w:t>Vendor</w:t>
        </w:r>
        <w:r w:rsidR="00E607EB" w:rsidRPr="00E607EB">
          <w:rPr>
            <w:snapToGrid w:val="0"/>
            <w:color w:val="000000"/>
            <w:sz w:val="24"/>
            <w:szCs w:val="24"/>
          </w:rPr>
          <w:t xml:space="preserve"> </w:t>
        </w:r>
      </w:ins>
      <w:ins w:id="76" w:author="APSL Legal" w:date="2022-05-16T11:11:00Z">
        <w:r w:rsidR="006A5775">
          <w:rPr>
            <w:snapToGrid w:val="0"/>
            <w:color w:val="000000"/>
            <w:sz w:val="24"/>
            <w:szCs w:val="24"/>
          </w:rPr>
          <w:t xml:space="preserve">under a Work Schedule </w:t>
        </w:r>
      </w:ins>
      <w:ins w:id="77" w:author="APSL Legal" w:date="2022-05-16T11:10:00Z">
        <w:r w:rsidR="00E607EB" w:rsidRPr="00E607EB">
          <w:rPr>
            <w:snapToGrid w:val="0"/>
            <w:color w:val="000000"/>
            <w:sz w:val="24"/>
            <w:szCs w:val="24"/>
          </w:rPr>
          <w:t xml:space="preserve">shall be grossed up so that in any event, the aggregate amount receivable by </w:t>
        </w:r>
        <w:r w:rsidR="00E607EB">
          <w:rPr>
            <w:snapToGrid w:val="0"/>
            <w:color w:val="000000"/>
            <w:sz w:val="24"/>
            <w:szCs w:val="24"/>
          </w:rPr>
          <w:t>Vendor</w:t>
        </w:r>
        <w:r w:rsidR="00E607EB" w:rsidRPr="00E607EB">
          <w:rPr>
            <w:snapToGrid w:val="0"/>
            <w:color w:val="000000"/>
            <w:sz w:val="24"/>
            <w:szCs w:val="24"/>
          </w:rPr>
          <w:t xml:space="preserve"> is not affected.</w:t>
        </w:r>
      </w:ins>
    </w:p>
    <w:p w14:paraId="2E4EA23D" w14:textId="77777777" w:rsidR="001018B2" w:rsidRPr="00DA16FA" w:rsidRDefault="001018B2" w:rsidP="001018B2">
      <w:pPr>
        <w:pStyle w:val="BodyTextIndent2"/>
        <w:ind w:firstLine="0"/>
        <w:rPr>
          <w:sz w:val="24"/>
          <w:szCs w:val="24"/>
        </w:rPr>
      </w:pPr>
    </w:p>
    <w:p w14:paraId="19B2CD70" w14:textId="77777777" w:rsidR="001018B2" w:rsidRPr="00DA16FA" w:rsidRDefault="001018B2" w:rsidP="001018B2">
      <w:pPr>
        <w:pStyle w:val="BodyTextIndent2"/>
        <w:ind w:firstLine="0"/>
        <w:rPr>
          <w:sz w:val="24"/>
          <w:szCs w:val="24"/>
        </w:rPr>
      </w:pPr>
      <w:r>
        <w:rPr>
          <w:sz w:val="24"/>
          <w:szCs w:val="24"/>
        </w:rPr>
        <w:t>2.4</w:t>
      </w:r>
      <w:r w:rsidRPr="00DA16FA">
        <w:rPr>
          <w:sz w:val="24"/>
          <w:szCs w:val="24"/>
        </w:rPr>
        <w:tab/>
        <w:t xml:space="preserve">In the event that Vendor knows or has reason to believe that the costs for Services will, or are likely to, exceed the agreed upon amounts set forth on any </w:t>
      </w:r>
      <w:r w:rsidR="003A14AB">
        <w:rPr>
          <w:sz w:val="24"/>
          <w:szCs w:val="24"/>
        </w:rPr>
        <w:t xml:space="preserve">Work </w:t>
      </w:r>
      <w:r w:rsidRPr="00DA16FA">
        <w:rPr>
          <w:sz w:val="24"/>
          <w:szCs w:val="24"/>
        </w:rPr>
        <w:t>Schedule, Vendor shall</w:t>
      </w:r>
      <w:r w:rsidR="003A14AB">
        <w:rPr>
          <w:sz w:val="24"/>
          <w:szCs w:val="24"/>
        </w:rPr>
        <w:t xml:space="preserve"> promptly</w:t>
      </w:r>
      <w:r w:rsidRPr="00DA16FA">
        <w:rPr>
          <w:sz w:val="24"/>
          <w:szCs w:val="24"/>
        </w:rPr>
        <w:t xml:space="preserve"> notify </w:t>
      </w:r>
      <w:r w:rsidR="0092751B">
        <w:rPr>
          <w:sz w:val="24"/>
          <w:szCs w:val="24"/>
        </w:rPr>
        <w:t>Biogen</w:t>
      </w:r>
      <w:r w:rsidRPr="00DA16FA">
        <w:rPr>
          <w:sz w:val="24"/>
          <w:szCs w:val="24"/>
        </w:rPr>
        <w:t xml:space="preserve"> in writing of such fact or expectation as well as the anticipated amount in excess and the reason(s) therefore.  </w:t>
      </w:r>
      <w:r w:rsidR="0092751B">
        <w:rPr>
          <w:sz w:val="24"/>
          <w:szCs w:val="24"/>
        </w:rPr>
        <w:t>Biogen</w:t>
      </w:r>
      <w:r w:rsidRPr="00DA16FA">
        <w:rPr>
          <w:sz w:val="24"/>
          <w:szCs w:val="24"/>
        </w:rPr>
        <w:t xml:space="preserve"> shall not be responsible for any such excess costs unless</w:t>
      </w:r>
      <w:r w:rsidR="003A14AB">
        <w:rPr>
          <w:sz w:val="24"/>
          <w:szCs w:val="24"/>
        </w:rPr>
        <w:t xml:space="preserve"> expressly</w:t>
      </w:r>
      <w:r w:rsidRPr="00DA16FA">
        <w:rPr>
          <w:sz w:val="24"/>
          <w:szCs w:val="24"/>
        </w:rPr>
        <w:t xml:space="preserve"> authorized in</w:t>
      </w:r>
      <w:r w:rsidR="003A14AB">
        <w:rPr>
          <w:sz w:val="24"/>
          <w:szCs w:val="24"/>
        </w:rPr>
        <w:t xml:space="preserve"> advance and in</w:t>
      </w:r>
      <w:r w:rsidRPr="00DA16FA">
        <w:rPr>
          <w:sz w:val="24"/>
          <w:szCs w:val="24"/>
        </w:rPr>
        <w:t xml:space="preserve"> writing by </w:t>
      </w:r>
      <w:r w:rsidR="0092751B">
        <w:rPr>
          <w:sz w:val="24"/>
          <w:szCs w:val="24"/>
        </w:rPr>
        <w:t>Biogen</w:t>
      </w:r>
      <w:r w:rsidRPr="00DA16FA">
        <w:rPr>
          <w:sz w:val="24"/>
          <w:szCs w:val="24"/>
        </w:rPr>
        <w:t>.</w:t>
      </w:r>
    </w:p>
    <w:p w14:paraId="7B7FFBE7" w14:textId="77777777" w:rsidR="001018B2" w:rsidRPr="00DA16FA" w:rsidRDefault="001018B2" w:rsidP="001018B2">
      <w:pPr>
        <w:pStyle w:val="BodyTextIndent2"/>
        <w:ind w:firstLine="0"/>
        <w:rPr>
          <w:sz w:val="24"/>
          <w:szCs w:val="24"/>
        </w:rPr>
      </w:pPr>
    </w:p>
    <w:p w14:paraId="77EFD24A" w14:textId="702B2E64" w:rsidR="001018B2" w:rsidRPr="00DA16FA" w:rsidRDefault="001018B2" w:rsidP="001018B2">
      <w:pPr>
        <w:pStyle w:val="BodyTextIndent2"/>
        <w:ind w:firstLine="0"/>
        <w:rPr>
          <w:sz w:val="24"/>
          <w:szCs w:val="24"/>
        </w:rPr>
      </w:pPr>
      <w:r>
        <w:rPr>
          <w:sz w:val="24"/>
          <w:szCs w:val="24"/>
        </w:rPr>
        <w:t>2.5</w:t>
      </w:r>
      <w:r w:rsidRPr="00DA16FA">
        <w:rPr>
          <w:sz w:val="24"/>
          <w:szCs w:val="24"/>
        </w:rPr>
        <w:tab/>
      </w:r>
      <w:r w:rsidR="0092751B">
        <w:rPr>
          <w:sz w:val="24"/>
          <w:szCs w:val="24"/>
        </w:rPr>
        <w:t>Biogen</w:t>
      </w:r>
      <w:r w:rsidRPr="00DA16FA">
        <w:rPr>
          <w:sz w:val="24"/>
          <w:szCs w:val="24"/>
        </w:rPr>
        <w:t xml:space="preserve"> reserves the right to request and receive from Vendor additional </w:t>
      </w:r>
      <w:ins w:id="78" w:author="APSL Legal" w:date="2022-05-16T11:11:00Z">
        <w:r w:rsidR="006E6AFE">
          <w:rPr>
            <w:sz w:val="24"/>
            <w:szCs w:val="24"/>
          </w:rPr>
          <w:t xml:space="preserve">reasonable </w:t>
        </w:r>
      </w:ins>
      <w:r w:rsidRPr="00DA16FA">
        <w:rPr>
          <w:sz w:val="24"/>
          <w:szCs w:val="24"/>
        </w:rPr>
        <w:t>documentation, such as receipts or other verification, for a</w:t>
      </w:r>
      <w:r>
        <w:rPr>
          <w:sz w:val="24"/>
          <w:szCs w:val="24"/>
        </w:rPr>
        <w:t xml:space="preserve">ny taxes </w:t>
      </w:r>
      <w:r w:rsidRPr="00DA16FA">
        <w:rPr>
          <w:sz w:val="24"/>
          <w:szCs w:val="24"/>
        </w:rPr>
        <w:t xml:space="preserve">or other charges which Vendor claims </w:t>
      </w:r>
      <w:r w:rsidR="0092751B">
        <w:rPr>
          <w:sz w:val="24"/>
          <w:szCs w:val="24"/>
        </w:rPr>
        <w:t>Biogen</w:t>
      </w:r>
      <w:r w:rsidRPr="00DA16FA">
        <w:rPr>
          <w:sz w:val="24"/>
          <w:szCs w:val="24"/>
        </w:rPr>
        <w:t xml:space="preserve"> is obligated to pay. </w:t>
      </w:r>
      <w:ins w:id="79" w:author="APSL Legal" w:date="2022-05-16T11:16:00Z">
        <w:r w:rsidR="007B338F" w:rsidRPr="007B338F">
          <w:rPr>
            <w:sz w:val="24"/>
            <w:szCs w:val="24"/>
          </w:rPr>
          <w:t xml:space="preserve">In the case of late payment by </w:t>
        </w:r>
        <w:r w:rsidR="007B338F">
          <w:rPr>
            <w:sz w:val="24"/>
            <w:szCs w:val="24"/>
          </w:rPr>
          <w:t>Biogen</w:t>
        </w:r>
        <w:r w:rsidR="007B338F" w:rsidRPr="007B338F">
          <w:rPr>
            <w:sz w:val="24"/>
            <w:szCs w:val="24"/>
          </w:rPr>
          <w:t xml:space="preserve">, an interest for late payment, which rate shall be equal to 3% (three percent) on the invoice amount, shall be due to </w:t>
        </w:r>
        <w:r w:rsidR="007B338F">
          <w:rPr>
            <w:sz w:val="24"/>
            <w:szCs w:val="24"/>
          </w:rPr>
          <w:t>Vendor</w:t>
        </w:r>
        <w:r w:rsidR="007B338F" w:rsidRPr="007B338F">
          <w:rPr>
            <w:sz w:val="24"/>
            <w:szCs w:val="24"/>
          </w:rPr>
          <w:t xml:space="preserve"> per month late, starting the first day late, until the full payment of the said invoices is settled.</w:t>
        </w:r>
      </w:ins>
    </w:p>
    <w:p w14:paraId="46634703" w14:textId="77777777" w:rsidR="001018B2" w:rsidRPr="00DA16FA" w:rsidRDefault="001018B2" w:rsidP="001018B2">
      <w:pPr>
        <w:widowControl w:val="0"/>
        <w:jc w:val="both"/>
        <w:rPr>
          <w:snapToGrid w:val="0"/>
          <w:sz w:val="24"/>
          <w:szCs w:val="24"/>
        </w:rPr>
      </w:pPr>
    </w:p>
    <w:p w14:paraId="69A807BE" w14:textId="77777777" w:rsidR="001018B2" w:rsidRDefault="001018B2" w:rsidP="001018B2">
      <w:pPr>
        <w:widowControl w:val="0"/>
        <w:numPr>
          <w:ilvl w:val="0"/>
          <w:numId w:val="10"/>
        </w:numPr>
        <w:ind w:hanging="1080"/>
        <w:jc w:val="both"/>
        <w:rPr>
          <w:b/>
          <w:bCs/>
          <w:smallCaps/>
          <w:snapToGrid w:val="0"/>
          <w:sz w:val="24"/>
          <w:szCs w:val="24"/>
        </w:rPr>
      </w:pPr>
      <w:r>
        <w:rPr>
          <w:b/>
          <w:bCs/>
          <w:smallCaps/>
          <w:snapToGrid w:val="0"/>
          <w:sz w:val="24"/>
          <w:szCs w:val="24"/>
        </w:rPr>
        <w:t>Materials</w:t>
      </w:r>
    </w:p>
    <w:p w14:paraId="6E3DF311" w14:textId="77777777" w:rsidR="001018B2" w:rsidRDefault="001018B2" w:rsidP="001018B2">
      <w:pPr>
        <w:widowControl w:val="0"/>
        <w:jc w:val="both"/>
        <w:rPr>
          <w:b/>
          <w:bCs/>
          <w:smallCaps/>
          <w:snapToGrid w:val="0"/>
          <w:sz w:val="24"/>
          <w:szCs w:val="24"/>
        </w:rPr>
      </w:pPr>
    </w:p>
    <w:p w14:paraId="59A2B45B" w14:textId="77777777" w:rsidR="00935500" w:rsidRDefault="001018B2" w:rsidP="00935500">
      <w:pPr>
        <w:numPr>
          <w:ilvl w:val="1"/>
          <w:numId w:val="12"/>
        </w:numPr>
        <w:tabs>
          <w:tab w:val="clear" w:pos="1080"/>
          <w:tab w:val="num" w:pos="720"/>
        </w:tabs>
        <w:ind w:left="0" w:firstLine="0"/>
        <w:jc w:val="both"/>
        <w:rPr>
          <w:sz w:val="24"/>
          <w:szCs w:val="24"/>
        </w:rPr>
      </w:pPr>
      <w:r w:rsidRPr="00935500">
        <w:rPr>
          <w:sz w:val="24"/>
          <w:szCs w:val="24"/>
        </w:rPr>
        <w:t xml:space="preserve">Vendor shall not supply any compounds or samples of material provided by </w:t>
      </w:r>
      <w:r w:rsidR="0092751B">
        <w:rPr>
          <w:sz w:val="24"/>
          <w:szCs w:val="24"/>
        </w:rPr>
        <w:t>Biogen</w:t>
      </w:r>
      <w:r w:rsidRPr="00935500">
        <w:rPr>
          <w:sz w:val="24"/>
          <w:szCs w:val="24"/>
        </w:rPr>
        <w:t xml:space="preserve"> </w:t>
      </w:r>
      <w:r w:rsidR="00935500" w:rsidRPr="00935500">
        <w:rPr>
          <w:color w:val="000000"/>
          <w:sz w:val="24"/>
          <w:szCs w:val="24"/>
        </w:rPr>
        <w:t>including without limitation chemical compounds and analogs or homologs thereof, structures, sequences, proteins, cell lines, vectors, small molecules, DNA, RNA, plasmids, or organisms,</w:t>
      </w:r>
      <w:r w:rsidR="00935500" w:rsidRPr="00935500">
        <w:rPr>
          <w:sz w:val="24"/>
          <w:szCs w:val="24"/>
        </w:rPr>
        <w:t xml:space="preserve"> </w:t>
      </w:r>
      <w:r w:rsidRPr="00935500">
        <w:rPr>
          <w:sz w:val="24"/>
          <w:szCs w:val="24"/>
        </w:rPr>
        <w:t>(the “Samples”) or anything derived therefrom, (collectively, the “</w:t>
      </w:r>
      <w:r w:rsidR="0092751B">
        <w:rPr>
          <w:sz w:val="24"/>
          <w:szCs w:val="24"/>
        </w:rPr>
        <w:t>Biogen</w:t>
      </w:r>
      <w:r w:rsidRPr="00935500">
        <w:rPr>
          <w:sz w:val="24"/>
          <w:szCs w:val="24"/>
        </w:rPr>
        <w:t xml:space="preserve"> Materials”) to any person not performing Services hereunder, without the prior written consent of </w:t>
      </w:r>
      <w:r w:rsidR="0092751B">
        <w:rPr>
          <w:sz w:val="24"/>
          <w:szCs w:val="24"/>
        </w:rPr>
        <w:t>Biogen</w:t>
      </w:r>
      <w:r w:rsidRPr="00935500">
        <w:rPr>
          <w:sz w:val="24"/>
          <w:szCs w:val="24"/>
        </w:rPr>
        <w:t xml:space="preserve">.  The </w:t>
      </w:r>
      <w:r w:rsidR="0092751B">
        <w:rPr>
          <w:sz w:val="24"/>
          <w:szCs w:val="24"/>
        </w:rPr>
        <w:t>Biogen</w:t>
      </w:r>
      <w:r w:rsidRPr="00935500">
        <w:rPr>
          <w:sz w:val="24"/>
          <w:szCs w:val="24"/>
        </w:rPr>
        <w:t xml:space="preserve"> Materials are to be used by Vendor solely for purpose of providing the Services and shall not be used for any other purpose.  </w:t>
      </w:r>
    </w:p>
    <w:p w14:paraId="51EDF786" w14:textId="77777777" w:rsidR="00935500" w:rsidRDefault="00935500" w:rsidP="00935500">
      <w:pPr>
        <w:jc w:val="both"/>
        <w:rPr>
          <w:sz w:val="24"/>
          <w:szCs w:val="24"/>
        </w:rPr>
      </w:pPr>
    </w:p>
    <w:p w14:paraId="313DC22C" w14:textId="380345C0" w:rsidR="00935500" w:rsidRPr="00935500" w:rsidRDefault="00935500" w:rsidP="00935500">
      <w:pPr>
        <w:numPr>
          <w:ilvl w:val="1"/>
          <w:numId w:val="12"/>
        </w:numPr>
        <w:tabs>
          <w:tab w:val="clear" w:pos="1080"/>
          <w:tab w:val="num" w:pos="720"/>
        </w:tabs>
        <w:ind w:left="0" w:firstLine="0"/>
        <w:jc w:val="both"/>
        <w:rPr>
          <w:sz w:val="24"/>
          <w:szCs w:val="24"/>
        </w:rPr>
      </w:pPr>
      <w:r w:rsidRPr="00935500">
        <w:rPr>
          <w:color w:val="000000"/>
          <w:sz w:val="24"/>
          <w:szCs w:val="24"/>
        </w:rPr>
        <w:t xml:space="preserve">Except as expressly permitted in the applicable Schedule, under no circumstances will Vendor engineer, re-engineer, modify or perform genetic, sequence, or structural analysis on any of the </w:t>
      </w:r>
      <w:r w:rsidR="0092751B">
        <w:rPr>
          <w:color w:val="000000"/>
          <w:sz w:val="24"/>
          <w:szCs w:val="24"/>
        </w:rPr>
        <w:t>Biogen</w:t>
      </w:r>
      <w:r w:rsidRPr="00935500">
        <w:rPr>
          <w:color w:val="000000"/>
          <w:sz w:val="24"/>
          <w:szCs w:val="24"/>
        </w:rPr>
        <w:t xml:space="preserve"> Material provided to Vendor under this Agreement.  Upon termination or expiration of the applicable Schedule, </w:t>
      </w:r>
      <w:ins w:id="80" w:author="APSL Legal" w:date="2022-05-16T11:12:00Z">
        <w:r w:rsidR="001B65EE">
          <w:rPr>
            <w:color w:val="000000"/>
            <w:sz w:val="24"/>
            <w:szCs w:val="24"/>
          </w:rPr>
          <w:t xml:space="preserve">at the written request of Biogen, </w:t>
        </w:r>
      </w:ins>
      <w:r w:rsidRPr="00935500">
        <w:rPr>
          <w:color w:val="000000"/>
          <w:sz w:val="24"/>
          <w:szCs w:val="24"/>
        </w:rPr>
        <w:t xml:space="preserve">Vendor shall destroy or return any </w:t>
      </w:r>
      <w:r w:rsidRPr="00935500">
        <w:rPr>
          <w:color w:val="000000"/>
          <w:sz w:val="24"/>
          <w:szCs w:val="24"/>
        </w:rPr>
        <w:lastRenderedPageBreak/>
        <w:t xml:space="preserve">remaining or unused </w:t>
      </w:r>
      <w:r w:rsidR="0092751B">
        <w:rPr>
          <w:color w:val="000000"/>
          <w:sz w:val="24"/>
          <w:szCs w:val="24"/>
        </w:rPr>
        <w:t>Biogen</w:t>
      </w:r>
      <w:r w:rsidRPr="00935500">
        <w:rPr>
          <w:color w:val="000000"/>
          <w:sz w:val="24"/>
          <w:szCs w:val="24"/>
        </w:rPr>
        <w:t xml:space="preserve"> Material at </w:t>
      </w:r>
      <w:r w:rsidR="0092751B">
        <w:rPr>
          <w:color w:val="000000"/>
          <w:sz w:val="24"/>
          <w:szCs w:val="24"/>
        </w:rPr>
        <w:t>Biogen</w:t>
      </w:r>
      <w:r w:rsidRPr="00935500">
        <w:rPr>
          <w:color w:val="000000"/>
          <w:sz w:val="24"/>
          <w:szCs w:val="24"/>
        </w:rPr>
        <w:t xml:space="preserve">’s sole expense, and shall provide </w:t>
      </w:r>
      <w:del w:id="81" w:author="APSL Legal" w:date="2022-05-16T11:13:00Z">
        <w:r w:rsidRPr="00935500" w:rsidDel="001B65EE">
          <w:rPr>
            <w:color w:val="000000"/>
            <w:sz w:val="24"/>
            <w:szCs w:val="24"/>
          </w:rPr>
          <w:delText xml:space="preserve">certification </w:delText>
        </w:r>
      </w:del>
      <w:ins w:id="82" w:author="APSL Legal" w:date="2022-05-16T11:13:00Z">
        <w:r w:rsidR="001B65EE">
          <w:rPr>
            <w:color w:val="000000"/>
            <w:sz w:val="24"/>
            <w:szCs w:val="24"/>
          </w:rPr>
          <w:t>written confirmation</w:t>
        </w:r>
        <w:r w:rsidR="001B65EE" w:rsidRPr="00935500">
          <w:rPr>
            <w:color w:val="000000"/>
            <w:sz w:val="24"/>
            <w:szCs w:val="24"/>
          </w:rPr>
          <w:t xml:space="preserve"> </w:t>
        </w:r>
      </w:ins>
      <w:r w:rsidRPr="00935500">
        <w:rPr>
          <w:color w:val="000000"/>
          <w:sz w:val="24"/>
          <w:szCs w:val="24"/>
        </w:rPr>
        <w:t xml:space="preserve">of such destruction at </w:t>
      </w:r>
      <w:r w:rsidR="0092751B">
        <w:rPr>
          <w:color w:val="000000"/>
          <w:sz w:val="24"/>
          <w:szCs w:val="24"/>
        </w:rPr>
        <w:t>Biogen</w:t>
      </w:r>
      <w:r w:rsidRPr="00935500">
        <w:rPr>
          <w:color w:val="000000"/>
          <w:sz w:val="24"/>
          <w:szCs w:val="24"/>
        </w:rPr>
        <w:t xml:space="preserve">’s request.   </w:t>
      </w:r>
    </w:p>
    <w:p w14:paraId="294EDA71" w14:textId="77777777" w:rsidR="001018B2" w:rsidRDefault="001018B2" w:rsidP="001018B2">
      <w:pPr>
        <w:jc w:val="both"/>
        <w:rPr>
          <w:sz w:val="24"/>
          <w:szCs w:val="24"/>
        </w:rPr>
      </w:pPr>
    </w:p>
    <w:p w14:paraId="511EED54" w14:textId="29FAB567" w:rsidR="001018B2" w:rsidRPr="00385C97" w:rsidRDefault="001018B2" w:rsidP="001018B2">
      <w:pPr>
        <w:numPr>
          <w:ilvl w:val="1"/>
          <w:numId w:val="12"/>
        </w:numPr>
        <w:tabs>
          <w:tab w:val="clear" w:pos="1080"/>
          <w:tab w:val="num" w:pos="720"/>
        </w:tabs>
        <w:ind w:left="0" w:firstLine="0"/>
        <w:jc w:val="both"/>
        <w:rPr>
          <w:sz w:val="24"/>
          <w:szCs w:val="24"/>
        </w:rPr>
      </w:pPr>
      <w:r>
        <w:rPr>
          <w:sz w:val="24"/>
          <w:szCs w:val="24"/>
        </w:rPr>
        <w:t xml:space="preserve">All </w:t>
      </w:r>
      <w:r w:rsidR="0092751B">
        <w:rPr>
          <w:sz w:val="24"/>
          <w:szCs w:val="24"/>
        </w:rPr>
        <w:t>Biogen</w:t>
      </w:r>
      <w:r>
        <w:rPr>
          <w:sz w:val="24"/>
          <w:szCs w:val="24"/>
        </w:rPr>
        <w:t xml:space="preserve"> Materials are and shall remain the exclusive property of </w:t>
      </w:r>
      <w:r w:rsidR="0092751B">
        <w:rPr>
          <w:sz w:val="24"/>
          <w:szCs w:val="24"/>
        </w:rPr>
        <w:t>Biogen</w:t>
      </w:r>
      <w:r>
        <w:rPr>
          <w:sz w:val="24"/>
          <w:szCs w:val="24"/>
        </w:rPr>
        <w:t xml:space="preserve">.  </w:t>
      </w:r>
      <w:r w:rsidR="0092751B">
        <w:rPr>
          <w:sz w:val="24"/>
          <w:szCs w:val="24"/>
        </w:rPr>
        <w:t>Biogen</w:t>
      </w:r>
      <w:r>
        <w:rPr>
          <w:sz w:val="24"/>
          <w:szCs w:val="24"/>
        </w:rPr>
        <w:t xml:space="preserve"> hereby grants to Vendor a non</w:t>
      </w:r>
      <w:r w:rsidR="002F2642">
        <w:rPr>
          <w:sz w:val="24"/>
          <w:szCs w:val="24"/>
        </w:rPr>
        <w:t>-</w:t>
      </w:r>
      <w:r>
        <w:rPr>
          <w:sz w:val="24"/>
          <w:szCs w:val="24"/>
        </w:rPr>
        <w:t xml:space="preserve">exclusive, worldwide and royalty-free license, without the right to sublicense, to use the </w:t>
      </w:r>
      <w:r w:rsidR="0092751B">
        <w:rPr>
          <w:sz w:val="24"/>
          <w:szCs w:val="24"/>
        </w:rPr>
        <w:t>Biogen</w:t>
      </w:r>
      <w:r>
        <w:rPr>
          <w:sz w:val="24"/>
          <w:szCs w:val="24"/>
        </w:rPr>
        <w:t xml:space="preserve"> Materials, only for the Term of this Agreement, as defined below, and solely in connection with the provision of the Services hereunder.</w:t>
      </w:r>
    </w:p>
    <w:p w14:paraId="2A8385E9" w14:textId="77777777" w:rsidR="001018B2" w:rsidRPr="008C63D9" w:rsidRDefault="001018B2" w:rsidP="001018B2">
      <w:pPr>
        <w:widowControl w:val="0"/>
        <w:ind w:left="720"/>
        <w:jc w:val="both"/>
        <w:rPr>
          <w:bCs/>
          <w:smallCaps/>
          <w:snapToGrid w:val="0"/>
          <w:sz w:val="24"/>
          <w:szCs w:val="24"/>
        </w:rPr>
      </w:pPr>
    </w:p>
    <w:p w14:paraId="12B4FFAF" w14:textId="77777777" w:rsidR="001018B2" w:rsidRDefault="001018B2" w:rsidP="001018B2">
      <w:pPr>
        <w:widowControl w:val="0"/>
        <w:jc w:val="both"/>
        <w:rPr>
          <w:b/>
          <w:bCs/>
          <w:smallCaps/>
          <w:snapToGrid w:val="0"/>
          <w:sz w:val="24"/>
          <w:szCs w:val="24"/>
        </w:rPr>
      </w:pPr>
    </w:p>
    <w:p w14:paraId="44C18D5A" w14:textId="77777777" w:rsidR="001018B2" w:rsidRPr="00DA16FA" w:rsidRDefault="001018B2" w:rsidP="001018B2">
      <w:pPr>
        <w:widowControl w:val="0"/>
        <w:numPr>
          <w:ilvl w:val="0"/>
          <w:numId w:val="10"/>
        </w:numPr>
        <w:ind w:hanging="1080"/>
        <w:jc w:val="both"/>
        <w:rPr>
          <w:snapToGrid w:val="0"/>
          <w:sz w:val="24"/>
          <w:szCs w:val="24"/>
        </w:rPr>
      </w:pPr>
      <w:r>
        <w:rPr>
          <w:b/>
          <w:bCs/>
          <w:smallCaps/>
          <w:snapToGrid w:val="0"/>
          <w:sz w:val="24"/>
          <w:szCs w:val="24"/>
        </w:rPr>
        <w:t>Rights In Deliverables</w:t>
      </w:r>
    </w:p>
    <w:p w14:paraId="5058990D" w14:textId="77777777" w:rsidR="001018B2" w:rsidRPr="00DA16FA" w:rsidRDefault="001018B2" w:rsidP="001018B2">
      <w:pPr>
        <w:widowControl w:val="0"/>
        <w:jc w:val="both"/>
        <w:rPr>
          <w:snapToGrid w:val="0"/>
          <w:sz w:val="24"/>
          <w:szCs w:val="24"/>
        </w:rPr>
      </w:pPr>
    </w:p>
    <w:p w14:paraId="71F45C04" w14:textId="6A15EC3E" w:rsidR="001018B2" w:rsidRPr="005B7450" w:rsidRDefault="001018B2" w:rsidP="001018B2">
      <w:pPr>
        <w:widowControl w:val="0"/>
        <w:numPr>
          <w:ilvl w:val="1"/>
          <w:numId w:val="3"/>
        </w:numPr>
        <w:tabs>
          <w:tab w:val="clear" w:pos="1080"/>
          <w:tab w:val="num" w:pos="-120"/>
        </w:tabs>
        <w:autoSpaceDE w:val="0"/>
        <w:autoSpaceDN w:val="0"/>
        <w:adjustRightInd w:val="0"/>
        <w:spacing w:line="240" w:lineRule="atLeast"/>
        <w:ind w:left="0" w:firstLine="0"/>
        <w:jc w:val="both"/>
        <w:rPr>
          <w:sz w:val="24"/>
          <w:szCs w:val="24"/>
        </w:rPr>
      </w:pPr>
      <w:r>
        <w:rPr>
          <w:color w:val="000000"/>
          <w:sz w:val="24"/>
          <w:szCs w:val="24"/>
        </w:rPr>
        <w:t xml:space="preserve">As used in this Agreement, the term </w:t>
      </w:r>
      <w:r w:rsidRPr="00DA16FA">
        <w:rPr>
          <w:color w:val="000000"/>
          <w:sz w:val="24"/>
          <w:szCs w:val="24"/>
        </w:rPr>
        <w:t>“</w:t>
      </w:r>
      <w:r w:rsidR="0092751B">
        <w:rPr>
          <w:color w:val="000000"/>
          <w:sz w:val="24"/>
          <w:szCs w:val="24"/>
        </w:rPr>
        <w:t>Biogen</w:t>
      </w:r>
      <w:r w:rsidRPr="00DA16FA">
        <w:rPr>
          <w:color w:val="000000"/>
          <w:sz w:val="24"/>
          <w:szCs w:val="24"/>
        </w:rPr>
        <w:t xml:space="preserve"> Deliverables” shall mean any and all </w:t>
      </w:r>
      <w:r w:rsidR="003A14AB">
        <w:rPr>
          <w:color w:val="000000"/>
          <w:sz w:val="24"/>
          <w:szCs w:val="24"/>
        </w:rPr>
        <w:t>work product, including, but not limited to</w:t>
      </w:r>
      <w:r>
        <w:rPr>
          <w:color w:val="000000"/>
          <w:sz w:val="24"/>
          <w:szCs w:val="24"/>
        </w:rPr>
        <w:t xml:space="preserve">, </w:t>
      </w:r>
      <w:r w:rsidRPr="00DA16FA">
        <w:rPr>
          <w:color w:val="000000"/>
          <w:sz w:val="24"/>
          <w:szCs w:val="24"/>
        </w:rPr>
        <w:t xml:space="preserve">reports, </w:t>
      </w:r>
      <w:r>
        <w:rPr>
          <w:color w:val="000000"/>
          <w:sz w:val="24"/>
          <w:szCs w:val="24"/>
        </w:rPr>
        <w:t xml:space="preserve">data, </w:t>
      </w:r>
      <w:r w:rsidRPr="00DA16FA">
        <w:rPr>
          <w:color w:val="000000"/>
          <w:sz w:val="24"/>
          <w:szCs w:val="24"/>
        </w:rPr>
        <w:t xml:space="preserve">documents, templates, studies, </w:t>
      </w:r>
      <w:r w:rsidRPr="00DA16FA">
        <w:rPr>
          <w:snapToGrid w:val="0"/>
          <w:color w:val="000000"/>
          <w:sz w:val="24"/>
          <w:szCs w:val="24"/>
        </w:rPr>
        <w:t xml:space="preserve">strategies, operating models, </w:t>
      </w:r>
      <w:r w:rsidRPr="00DA16FA">
        <w:rPr>
          <w:color w:val="000000"/>
          <w:sz w:val="24"/>
          <w:szCs w:val="24"/>
        </w:rPr>
        <w:t xml:space="preserve">abstracts and summaries thereof, </w:t>
      </w:r>
      <w:r w:rsidRPr="00DA16FA">
        <w:rPr>
          <w:sz w:val="24"/>
          <w:szCs w:val="24"/>
        </w:rPr>
        <w:t>inventions, discoveries, know-how and improvements, prepared or commissioned work and</w:t>
      </w:r>
      <w:r>
        <w:rPr>
          <w:sz w:val="24"/>
          <w:szCs w:val="24"/>
        </w:rPr>
        <w:t xml:space="preserve"> patentable and</w:t>
      </w:r>
      <w:r w:rsidRPr="00DA16FA">
        <w:rPr>
          <w:sz w:val="24"/>
          <w:szCs w:val="24"/>
        </w:rPr>
        <w:t xml:space="preserve"> non-patentable substances, devices, processes and the like, that are created, invente</w:t>
      </w:r>
      <w:r>
        <w:rPr>
          <w:sz w:val="24"/>
          <w:szCs w:val="24"/>
        </w:rPr>
        <w:t xml:space="preserve">d or conceived of by Vendor, </w:t>
      </w:r>
      <w:r w:rsidRPr="00DA16FA">
        <w:rPr>
          <w:sz w:val="24"/>
          <w:szCs w:val="24"/>
        </w:rPr>
        <w:t xml:space="preserve">or jointly by Vendor and one or more </w:t>
      </w:r>
      <w:r>
        <w:rPr>
          <w:sz w:val="24"/>
          <w:szCs w:val="24"/>
        </w:rPr>
        <w:t xml:space="preserve">employees or agents of </w:t>
      </w:r>
      <w:r w:rsidR="0092751B">
        <w:rPr>
          <w:sz w:val="24"/>
          <w:szCs w:val="24"/>
        </w:rPr>
        <w:t>Biogen</w:t>
      </w:r>
      <w:r>
        <w:rPr>
          <w:sz w:val="24"/>
          <w:szCs w:val="24"/>
        </w:rPr>
        <w:t>,</w:t>
      </w:r>
      <w:r w:rsidRPr="00DA16FA">
        <w:rPr>
          <w:sz w:val="24"/>
          <w:szCs w:val="24"/>
        </w:rPr>
        <w:t xml:space="preserve"> </w:t>
      </w:r>
      <w:ins w:id="83" w:author="APSL Legal" w:date="2022-05-16T11:24:00Z">
        <w:r w:rsidR="00C00F68">
          <w:rPr>
            <w:sz w:val="24"/>
            <w:szCs w:val="24"/>
          </w:rPr>
          <w:t xml:space="preserve">solely </w:t>
        </w:r>
      </w:ins>
      <w:r w:rsidRPr="00DA16FA">
        <w:rPr>
          <w:sz w:val="24"/>
          <w:szCs w:val="24"/>
        </w:rPr>
        <w:t xml:space="preserve">in the </w:t>
      </w:r>
      <w:r>
        <w:rPr>
          <w:sz w:val="24"/>
          <w:szCs w:val="24"/>
        </w:rPr>
        <w:t xml:space="preserve">course of </w:t>
      </w:r>
      <w:r w:rsidRPr="00DA16FA">
        <w:rPr>
          <w:sz w:val="24"/>
          <w:szCs w:val="24"/>
        </w:rPr>
        <w:t xml:space="preserve">performance of </w:t>
      </w:r>
      <w:r>
        <w:rPr>
          <w:sz w:val="24"/>
          <w:szCs w:val="24"/>
        </w:rPr>
        <w:t>the</w:t>
      </w:r>
      <w:r w:rsidRPr="00DA16FA">
        <w:rPr>
          <w:sz w:val="24"/>
          <w:szCs w:val="24"/>
        </w:rPr>
        <w:t xml:space="preserve"> Services for </w:t>
      </w:r>
      <w:r w:rsidR="0092751B">
        <w:rPr>
          <w:sz w:val="24"/>
          <w:szCs w:val="24"/>
        </w:rPr>
        <w:t>Biogen</w:t>
      </w:r>
      <w:r w:rsidRPr="00DA16FA">
        <w:rPr>
          <w:sz w:val="24"/>
          <w:szCs w:val="24"/>
        </w:rPr>
        <w:t xml:space="preserve"> hereunder</w:t>
      </w:r>
      <w:r>
        <w:rPr>
          <w:sz w:val="24"/>
          <w:szCs w:val="24"/>
        </w:rPr>
        <w:t xml:space="preserve">. </w:t>
      </w:r>
    </w:p>
    <w:p w14:paraId="467AEC8E" w14:textId="77777777" w:rsidR="001018B2" w:rsidRPr="00DA16FA" w:rsidRDefault="001018B2" w:rsidP="001018B2">
      <w:pPr>
        <w:widowControl w:val="0"/>
        <w:autoSpaceDE w:val="0"/>
        <w:autoSpaceDN w:val="0"/>
        <w:adjustRightInd w:val="0"/>
        <w:spacing w:line="240" w:lineRule="atLeast"/>
        <w:jc w:val="both"/>
        <w:rPr>
          <w:sz w:val="24"/>
          <w:szCs w:val="24"/>
        </w:rPr>
      </w:pPr>
    </w:p>
    <w:p w14:paraId="74D1DB06" w14:textId="027428C7" w:rsidR="001018B2" w:rsidRPr="008C4F02" w:rsidRDefault="001018B2" w:rsidP="001018B2">
      <w:pPr>
        <w:widowControl w:val="0"/>
        <w:numPr>
          <w:ilvl w:val="1"/>
          <w:numId w:val="3"/>
        </w:numPr>
        <w:tabs>
          <w:tab w:val="clear" w:pos="1080"/>
          <w:tab w:val="num" w:pos="0"/>
        </w:tabs>
        <w:autoSpaceDE w:val="0"/>
        <w:autoSpaceDN w:val="0"/>
        <w:adjustRightInd w:val="0"/>
        <w:spacing w:line="240" w:lineRule="atLeast"/>
        <w:ind w:left="0" w:firstLine="0"/>
        <w:jc w:val="both"/>
        <w:rPr>
          <w:snapToGrid w:val="0"/>
          <w:spacing w:val="-3"/>
          <w:sz w:val="24"/>
          <w:szCs w:val="24"/>
        </w:rPr>
      </w:pPr>
      <w:r w:rsidRPr="00DA16FA">
        <w:rPr>
          <w:color w:val="000000"/>
          <w:sz w:val="24"/>
          <w:szCs w:val="24"/>
        </w:rPr>
        <w:t>As used in this Agreement, the term “</w:t>
      </w:r>
      <w:r>
        <w:rPr>
          <w:color w:val="000000"/>
          <w:sz w:val="24"/>
          <w:szCs w:val="24"/>
        </w:rPr>
        <w:t>Vendor-Owned Deliverables</w:t>
      </w:r>
      <w:r w:rsidRPr="00DA16FA">
        <w:rPr>
          <w:color w:val="000000"/>
          <w:sz w:val="24"/>
          <w:szCs w:val="24"/>
        </w:rPr>
        <w:t xml:space="preserve">” shall mean </w:t>
      </w:r>
      <w:r>
        <w:rPr>
          <w:color w:val="000000"/>
          <w:sz w:val="24"/>
          <w:szCs w:val="24"/>
        </w:rPr>
        <w:t xml:space="preserve">any and </w:t>
      </w:r>
      <w:r w:rsidRPr="00DA16FA">
        <w:rPr>
          <w:color w:val="000000"/>
          <w:sz w:val="24"/>
          <w:szCs w:val="24"/>
        </w:rPr>
        <w:t>all standard products, newsletters, materials, research</w:t>
      </w:r>
      <w:r>
        <w:rPr>
          <w:color w:val="000000"/>
          <w:sz w:val="24"/>
          <w:szCs w:val="24"/>
        </w:rPr>
        <w:t xml:space="preserve"> tools</w:t>
      </w:r>
      <w:r w:rsidRPr="00DA16FA">
        <w:rPr>
          <w:color w:val="000000"/>
          <w:sz w:val="24"/>
          <w:szCs w:val="24"/>
        </w:rPr>
        <w:t xml:space="preserve"> and other work product produced by Vendor for </w:t>
      </w:r>
      <w:r w:rsidR="0092751B">
        <w:rPr>
          <w:color w:val="000000"/>
          <w:sz w:val="24"/>
          <w:szCs w:val="24"/>
        </w:rPr>
        <w:t>Biogen</w:t>
      </w:r>
      <w:r w:rsidRPr="00DA16FA">
        <w:rPr>
          <w:color w:val="000000"/>
          <w:sz w:val="24"/>
          <w:szCs w:val="24"/>
        </w:rPr>
        <w:t xml:space="preserve"> under this Agreement that are generally and routinely provided to customers of Vendor in the regular course of Vendor’s business</w:t>
      </w:r>
      <w:ins w:id="84" w:author="APSL Legal" w:date="2022-05-16T11:35:00Z">
        <w:r w:rsidR="00CC1737">
          <w:rPr>
            <w:color w:val="000000"/>
            <w:sz w:val="24"/>
            <w:szCs w:val="24"/>
          </w:rPr>
          <w:t xml:space="preserve"> </w:t>
        </w:r>
        <w:r w:rsidR="00CC1737" w:rsidRPr="00EB79CC">
          <w:rPr>
            <w:color w:val="000000"/>
            <w:sz w:val="24"/>
            <w:szCs w:val="24"/>
          </w:rPr>
          <w:t xml:space="preserve">or any intellectual property </w:t>
        </w:r>
        <w:r w:rsidR="00CC1737" w:rsidRPr="00EB79CC">
          <w:rPr>
            <w:sz w:val="24"/>
            <w:szCs w:val="24"/>
          </w:rPr>
          <w:t xml:space="preserve">used to perform the Services including any patented technology, know-how, trade secrets, and proprietary information (including Confidential Information) that was in Vendor’s possession prior to the date of the disclosure of the </w:t>
        </w:r>
      </w:ins>
      <w:ins w:id="85" w:author="APSL Legal" w:date="2022-05-16T11:36:00Z">
        <w:r w:rsidR="00CC1737" w:rsidRPr="00EB79CC">
          <w:rPr>
            <w:sz w:val="24"/>
            <w:szCs w:val="24"/>
          </w:rPr>
          <w:t>c</w:t>
        </w:r>
      </w:ins>
      <w:ins w:id="86" w:author="APSL Legal" w:date="2022-05-16T11:35:00Z">
        <w:r w:rsidR="00CC1737" w:rsidRPr="00EB79CC">
          <w:rPr>
            <w:sz w:val="24"/>
            <w:szCs w:val="24"/>
          </w:rPr>
          <w:t xml:space="preserve">ompound structure </w:t>
        </w:r>
      </w:ins>
      <w:ins w:id="87" w:author="APSL Legal" w:date="2022-05-16T11:36:00Z">
        <w:r w:rsidR="00CC1737" w:rsidRPr="00EB79CC">
          <w:rPr>
            <w:sz w:val="24"/>
            <w:szCs w:val="24"/>
          </w:rPr>
          <w:t xml:space="preserve">or Samples </w:t>
        </w:r>
      </w:ins>
      <w:ins w:id="88" w:author="APSL Legal" w:date="2022-05-16T11:35:00Z">
        <w:r w:rsidR="00CC1737" w:rsidRPr="00EB79CC">
          <w:rPr>
            <w:sz w:val="24"/>
            <w:szCs w:val="24"/>
          </w:rPr>
          <w:t xml:space="preserve">provided for in the </w:t>
        </w:r>
      </w:ins>
      <w:ins w:id="89" w:author="APSL Legal" w:date="2022-05-16T11:36:00Z">
        <w:r w:rsidR="00CC1737" w:rsidRPr="00EB79CC">
          <w:rPr>
            <w:sz w:val="24"/>
            <w:szCs w:val="24"/>
          </w:rPr>
          <w:t>p</w:t>
        </w:r>
      </w:ins>
      <w:ins w:id="90" w:author="APSL Legal" w:date="2022-05-16T11:35:00Z">
        <w:r w:rsidR="00CC1737" w:rsidRPr="00EB79CC">
          <w:rPr>
            <w:sz w:val="24"/>
            <w:szCs w:val="24"/>
          </w:rPr>
          <w:t>roposal</w:t>
        </w:r>
      </w:ins>
      <w:ins w:id="91" w:author="APSL Legal" w:date="2022-05-16T11:36:00Z">
        <w:r w:rsidR="00CC1737" w:rsidRPr="00EB79CC">
          <w:rPr>
            <w:sz w:val="24"/>
            <w:szCs w:val="24"/>
          </w:rPr>
          <w:t xml:space="preserve"> or the applicable Schedule</w:t>
        </w:r>
      </w:ins>
      <w:ins w:id="92" w:author="APSL Legal" w:date="2022-05-16T11:35:00Z">
        <w:r w:rsidR="00CC1737" w:rsidRPr="00EB79CC">
          <w:rPr>
            <w:sz w:val="24"/>
            <w:szCs w:val="24"/>
          </w:rPr>
          <w:t xml:space="preserve"> or is later generated or acquired by </w:t>
        </w:r>
      </w:ins>
      <w:ins w:id="93" w:author="APSL Legal" w:date="2022-05-16T11:36:00Z">
        <w:r w:rsidR="00CC1737" w:rsidRPr="00EB79CC">
          <w:rPr>
            <w:sz w:val="24"/>
            <w:szCs w:val="24"/>
          </w:rPr>
          <w:t>Vendor</w:t>
        </w:r>
      </w:ins>
      <w:ins w:id="94" w:author="APSL Legal" w:date="2022-05-16T11:35:00Z">
        <w:r w:rsidR="00CC1737" w:rsidRPr="00EB79CC">
          <w:rPr>
            <w:sz w:val="24"/>
            <w:szCs w:val="24"/>
          </w:rPr>
          <w:t xml:space="preserve"> while rendering </w:t>
        </w:r>
      </w:ins>
      <w:ins w:id="95" w:author="APSL Legal" w:date="2022-05-16T11:36:00Z">
        <w:r w:rsidR="00CC1737" w:rsidRPr="00EB79CC">
          <w:rPr>
            <w:sz w:val="24"/>
            <w:szCs w:val="24"/>
          </w:rPr>
          <w:t>S</w:t>
        </w:r>
      </w:ins>
      <w:ins w:id="96" w:author="APSL Legal" w:date="2022-05-16T11:35:00Z">
        <w:r w:rsidR="00CC1737" w:rsidRPr="00EB79CC">
          <w:rPr>
            <w:sz w:val="24"/>
            <w:szCs w:val="24"/>
          </w:rPr>
          <w:t>ervices under this Agreement</w:t>
        </w:r>
      </w:ins>
      <w:r>
        <w:rPr>
          <w:color w:val="000000"/>
          <w:sz w:val="24"/>
          <w:szCs w:val="24"/>
        </w:rPr>
        <w:t>.  R</w:t>
      </w:r>
      <w:r w:rsidRPr="00DA16FA">
        <w:rPr>
          <w:color w:val="000000"/>
          <w:sz w:val="24"/>
          <w:szCs w:val="24"/>
        </w:rPr>
        <w:t>outinely produ</w:t>
      </w:r>
      <w:r>
        <w:rPr>
          <w:color w:val="000000"/>
          <w:sz w:val="24"/>
          <w:szCs w:val="24"/>
        </w:rPr>
        <w:t>ced materials shall constitute Vendor-Owned Deliverables</w:t>
      </w:r>
      <w:r w:rsidRPr="00DA16FA">
        <w:rPr>
          <w:color w:val="000000"/>
          <w:sz w:val="24"/>
          <w:szCs w:val="24"/>
        </w:rPr>
        <w:t xml:space="preserve"> even if they are customized or tailored for </w:t>
      </w:r>
      <w:r w:rsidR="0092751B">
        <w:rPr>
          <w:color w:val="000000"/>
          <w:sz w:val="24"/>
          <w:szCs w:val="24"/>
        </w:rPr>
        <w:t>Biogen</w:t>
      </w:r>
      <w:r w:rsidRPr="00DA16FA">
        <w:rPr>
          <w:color w:val="000000"/>
          <w:sz w:val="24"/>
          <w:szCs w:val="24"/>
        </w:rPr>
        <w:t>’s use or specific preferences</w:t>
      </w:r>
      <w:r>
        <w:rPr>
          <w:color w:val="000000"/>
          <w:sz w:val="24"/>
          <w:szCs w:val="24"/>
        </w:rPr>
        <w:t>.  Notwithstanding the foregoing, Vendor Owned Deliverables shall not include any products, reports, materials, work product or the like, which is</w:t>
      </w:r>
      <w:r w:rsidRPr="00DA16FA">
        <w:rPr>
          <w:color w:val="000000"/>
          <w:sz w:val="24"/>
          <w:szCs w:val="24"/>
        </w:rPr>
        <w:t xml:space="preserve"> generated from, derived from or developed (</w:t>
      </w:r>
      <w:proofErr w:type="spellStart"/>
      <w:r w:rsidRPr="00DA16FA">
        <w:rPr>
          <w:color w:val="000000"/>
          <w:sz w:val="24"/>
          <w:szCs w:val="24"/>
        </w:rPr>
        <w:t>i</w:t>
      </w:r>
      <w:proofErr w:type="spellEnd"/>
      <w:r w:rsidRPr="00DA16FA">
        <w:rPr>
          <w:color w:val="000000"/>
          <w:sz w:val="24"/>
          <w:szCs w:val="24"/>
        </w:rPr>
        <w:t xml:space="preserve">) using any </w:t>
      </w:r>
      <w:r w:rsidR="0092751B">
        <w:rPr>
          <w:color w:val="000000"/>
          <w:sz w:val="24"/>
          <w:szCs w:val="24"/>
        </w:rPr>
        <w:t>Biogen</w:t>
      </w:r>
      <w:r w:rsidRPr="00DA16FA">
        <w:rPr>
          <w:color w:val="000000"/>
          <w:sz w:val="24"/>
          <w:szCs w:val="24"/>
        </w:rPr>
        <w:t xml:space="preserve"> Confidential Information (defined below), or (ii) exclusively for </w:t>
      </w:r>
      <w:r w:rsidR="0092751B">
        <w:rPr>
          <w:color w:val="000000"/>
          <w:sz w:val="24"/>
          <w:szCs w:val="24"/>
        </w:rPr>
        <w:t>Biogen</w:t>
      </w:r>
      <w:r w:rsidRPr="00DA16FA">
        <w:rPr>
          <w:color w:val="000000"/>
          <w:sz w:val="24"/>
          <w:szCs w:val="24"/>
        </w:rPr>
        <w:t xml:space="preserve">.  </w:t>
      </w:r>
    </w:p>
    <w:p w14:paraId="31CC7469" w14:textId="77777777" w:rsidR="001018B2" w:rsidRPr="00DA16FA" w:rsidRDefault="001018B2" w:rsidP="001018B2">
      <w:pPr>
        <w:widowControl w:val="0"/>
        <w:autoSpaceDE w:val="0"/>
        <w:autoSpaceDN w:val="0"/>
        <w:adjustRightInd w:val="0"/>
        <w:spacing w:line="240" w:lineRule="atLeast"/>
        <w:jc w:val="both"/>
        <w:rPr>
          <w:snapToGrid w:val="0"/>
          <w:spacing w:val="-3"/>
          <w:sz w:val="24"/>
          <w:szCs w:val="24"/>
        </w:rPr>
      </w:pPr>
    </w:p>
    <w:p w14:paraId="0B9AA41C" w14:textId="77777777" w:rsidR="001018B2" w:rsidRPr="00DA16FA" w:rsidRDefault="001018B2" w:rsidP="001018B2">
      <w:pPr>
        <w:widowControl w:val="0"/>
        <w:numPr>
          <w:ilvl w:val="1"/>
          <w:numId w:val="3"/>
        </w:numPr>
        <w:tabs>
          <w:tab w:val="clear" w:pos="1080"/>
          <w:tab w:val="num" w:pos="0"/>
        </w:tabs>
        <w:autoSpaceDE w:val="0"/>
        <w:autoSpaceDN w:val="0"/>
        <w:adjustRightInd w:val="0"/>
        <w:spacing w:line="240" w:lineRule="atLeast"/>
        <w:ind w:left="0" w:firstLine="0"/>
        <w:jc w:val="both"/>
        <w:rPr>
          <w:color w:val="000000"/>
          <w:sz w:val="24"/>
          <w:szCs w:val="24"/>
        </w:rPr>
      </w:pPr>
      <w:r w:rsidRPr="00DA16FA">
        <w:rPr>
          <w:color w:val="000000"/>
          <w:sz w:val="24"/>
          <w:szCs w:val="24"/>
        </w:rPr>
        <w:t xml:space="preserve">  To the extent possible, the specific </w:t>
      </w:r>
      <w:r w:rsidR="0092751B">
        <w:rPr>
          <w:color w:val="000000"/>
          <w:sz w:val="24"/>
          <w:szCs w:val="24"/>
        </w:rPr>
        <w:t>Biogen</w:t>
      </w:r>
      <w:r>
        <w:rPr>
          <w:color w:val="000000"/>
          <w:sz w:val="24"/>
          <w:szCs w:val="24"/>
        </w:rPr>
        <w:t xml:space="preserve"> </w:t>
      </w:r>
      <w:r w:rsidRPr="00DA16FA">
        <w:rPr>
          <w:color w:val="000000"/>
          <w:sz w:val="24"/>
          <w:szCs w:val="24"/>
        </w:rPr>
        <w:t xml:space="preserve">Deliverables that Vendor will create and deliver to </w:t>
      </w:r>
      <w:r w:rsidR="0092751B">
        <w:rPr>
          <w:color w:val="000000"/>
          <w:sz w:val="24"/>
          <w:szCs w:val="24"/>
        </w:rPr>
        <w:t>Biogen</w:t>
      </w:r>
      <w:r w:rsidRPr="00DA16FA">
        <w:rPr>
          <w:color w:val="000000"/>
          <w:sz w:val="24"/>
          <w:szCs w:val="24"/>
        </w:rPr>
        <w:t xml:space="preserve"> shall be </w:t>
      </w:r>
      <w:r w:rsidR="00E33600">
        <w:rPr>
          <w:color w:val="000000"/>
          <w:sz w:val="24"/>
          <w:szCs w:val="24"/>
        </w:rPr>
        <w:t>detailed</w:t>
      </w:r>
      <w:r w:rsidRPr="00DA16FA">
        <w:rPr>
          <w:color w:val="000000"/>
          <w:sz w:val="24"/>
          <w:szCs w:val="24"/>
        </w:rPr>
        <w:t xml:space="preserve"> in the applicable </w:t>
      </w:r>
      <w:r w:rsidR="00E33600">
        <w:rPr>
          <w:color w:val="000000"/>
          <w:sz w:val="24"/>
          <w:szCs w:val="24"/>
        </w:rPr>
        <w:t xml:space="preserve">Work </w:t>
      </w:r>
      <w:r w:rsidRPr="00DA16FA">
        <w:rPr>
          <w:color w:val="000000"/>
          <w:sz w:val="24"/>
          <w:szCs w:val="24"/>
        </w:rPr>
        <w:t xml:space="preserve">Schedule(s) and/or any proposals attached thereto.  Notwithstanding the failure of the parties to delineate specific </w:t>
      </w:r>
      <w:r w:rsidR="0092751B">
        <w:rPr>
          <w:color w:val="000000"/>
          <w:sz w:val="24"/>
          <w:szCs w:val="24"/>
        </w:rPr>
        <w:t>Biogen</w:t>
      </w:r>
      <w:r w:rsidRPr="00DA16FA">
        <w:rPr>
          <w:color w:val="000000"/>
          <w:sz w:val="24"/>
          <w:szCs w:val="24"/>
        </w:rPr>
        <w:t xml:space="preserve"> Deliverables in a </w:t>
      </w:r>
      <w:r w:rsidR="00E33600">
        <w:rPr>
          <w:color w:val="000000"/>
          <w:sz w:val="24"/>
          <w:szCs w:val="24"/>
        </w:rPr>
        <w:t xml:space="preserve">Work </w:t>
      </w:r>
      <w:r w:rsidRPr="00DA16FA">
        <w:rPr>
          <w:color w:val="000000"/>
          <w:sz w:val="24"/>
          <w:szCs w:val="24"/>
        </w:rPr>
        <w:t xml:space="preserve">Schedule </w:t>
      </w:r>
      <w:r>
        <w:rPr>
          <w:color w:val="000000"/>
          <w:sz w:val="24"/>
          <w:szCs w:val="24"/>
        </w:rPr>
        <w:t xml:space="preserve">(including any </w:t>
      </w:r>
      <w:r w:rsidRPr="00DA16FA">
        <w:rPr>
          <w:color w:val="000000"/>
          <w:sz w:val="24"/>
          <w:szCs w:val="24"/>
        </w:rPr>
        <w:t>attached proposal</w:t>
      </w:r>
      <w:r>
        <w:rPr>
          <w:color w:val="000000"/>
          <w:sz w:val="24"/>
          <w:szCs w:val="24"/>
        </w:rPr>
        <w:t xml:space="preserve"> incorporated therein by reference)</w:t>
      </w:r>
      <w:r w:rsidRPr="00DA16FA">
        <w:rPr>
          <w:color w:val="000000"/>
          <w:sz w:val="24"/>
          <w:szCs w:val="24"/>
        </w:rPr>
        <w:t xml:space="preserve">, any deliverables or work product created by Vendor under this Agreement or any </w:t>
      </w:r>
      <w:r w:rsidR="00E33600">
        <w:rPr>
          <w:color w:val="000000"/>
          <w:sz w:val="24"/>
          <w:szCs w:val="24"/>
        </w:rPr>
        <w:t xml:space="preserve">Work </w:t>
      </w:r>
      <w:r w:rsidRPr="00DA16FA">
        <w:rPr>
          <w:color w:val="000000"/>
          <w:sz w:val="24"/>
          <w:szCs w:val="24"/>
        </w:rPr>
        <w:t xml:space="preserve">Schedule hereto shall be considered </w:t>
      </w:r>
      <w:r w:rsidR="0092751B">
        <w:rPr>
          <w:color w:val="000000"/>
          <w:sz w:val="24"/>
          <w:szCs w:val="24"/>
        </w:rPr>
        <w:t>Biogen</w:t>
      </w:r>
      <w:r w:rsidRPr="00DA16FA">
        <w:rPr>
          <w:color w:val="000000"/>
          <w:sz w:val="24"/>
          <w:szCs w:val="24"/>
        </w:rPr>
        <w:t xml:space="preserve"> Deliverables.</w:t>
      </w:r>
    </w:p>
    <w:p w14:paraId="46966FFB" w14:textId="77777777" w:rsidR="001018B2" w:rsidRPr="00DA16FA" w:rsidRDefault="001018B2" w:rsidP="001018B2">
      <w:pPr>
        <w:widowControl w:val="0"/>
        <w:autoSpaceDE w:val="0"/>
        <w:autoSpaceDN w:val="0"/>
        <w:adjustRightInd w:val="0"/>
        <w:spacing w:line="240" w:lineRule="atLeast"/>
        <w:jc w:val="both"/>
        <w:rPr>
          <w:color w:val="000000"/>
          <w:sz w:val="24"/>
          <w:szCs w:val="24"/>
        </w:rPr>
      </w:pPr>
    </w:p>
    <w:p w14:paraId="1452D7AA" w14:textId="723F1236" w:rsidR="001018B2" w:rsidRPr="0053560B" w:rsidRDefault="00EB79CC" w:rsidP="001018B2">
      <w:pPr>
        <w:widowControl w:val="0"/>
        <w:numPr>
          <w:ilvl w:val="1"/>
          <w:numId w:val="3"/>
        </w:numPr>
        <w:tabs>
          <w:tab w:val="clear" w:pos="1080"/>
          <w:tab w:val="num" w:pos="0"/>
        </w:tabs>
        <w:autoSpaceDE w:val="0"/>
        <w:autoSpaceDN w:val="0"/>
        <w:adjustRightInd w:val="0"/>
        <w:spacing w:line="240" w:lineRule="atLeast"/>
        <w:ind w:left="0" w:firstLine="0"/>
        <w:jc w:val="both"/>
        <w:rPr>
          <w:snapToGrid w:val="0"/>
          <w:spacing w:val="-3"/>
          <w:sz w:val="24"/>
          <w:szCs w:val="24"/>
        </w:rPr>
      </w:pPr>
      <w:ins w:id="97" w:author="APSL Legal" w:date="2022-05-16T11:38:00Z">
        <w:r>
          <w:rPr>
            <w:sz w:val="24"/>
            <w:szCs w:val="24"/>
          </w:rPr>
          <w:t xml:space="preserve">Subject to fulfillment of its payment obligation hereunder, </w:t>
        </w:r>
      </w:ins>
      <w:ins w:id="98" w:author="APSL Legal" w:date="2022-05-16T11:39:00Z">
        <w:r>
          <w:rPr>
            <w:sz w:val="24"/>
            <w:szCs w:val="24"/>
          </w:rPr>
          <w:t xml:space="preserve">and except for any Vendor-Owned Deliverables contained therein, </w:t>
        </w:r>
      </w:ins>
      <w:r w:rsidR="0092751B">
        <w:rPr>
          <w:sz w:val="24"/>
          <w:szCs w:val="24"/>
        </w:rPr>
        <w:t>Biogen</w:t>
      </w:r>
      <w:r w:rsidR="001018B2" w:rsidRPr="00DA16FA">
        <w:rPr>
          <w:sz w:val="24"/>
          <w:szCs w:val="24"/>
        </w:rPr>
        <w:t xml:space="preserve"> shall own all intellectual property</w:t>
      </w:r>
      <w:r w:rsidR="001018B2">
        <w:rPr>
          <w:sz w:val="24"/>
          <w:szCs w:val="24"/>
        </w:rPr>
        <w:t xml:space="preserve">, including, without limitation, </w:t>
      </w:r>
      <w:r w:rsidR="001018B2" w:rsidRPr="00DA16FA">
        <w:rPr>
          <w:sz w:val="24"/>
          <w:szCs w:val="24"/>
        </w:rPr>
        <w:t>copyright</w:t>
      </w:r>
      <w:r w:rsidR="001018B2">
        <w:rPr>
          <w:sz w:val="24"/>
          <w:szCs w:val="24"/>
        </w:rPr>
        <w:t>s, trade secrets, patentable and non-patentable inventions, technology, materials, methods, assays, data, know-how,</w:t>
      </w:r>
      <w:r w:rsidR="001018B2" w:rsidRPr="006948D5">
        <w:rPr>
          <w:sz w:val="24"/>
          <w:szCs w:val="24"/>
        </w:rPr>
        <w:t xml:space="preserve"> </w:t>
      </w:r>
      <w:r w:rsidR="001018B2">
        <w:rPr>
          <w:sz w:val="24"/>
          <w:szCs w:val="24"/>
        </w:rPr>
        <w:t>results, reports and information</w:t>
      </w:r>
      <w:r w:rsidR="001018B2" w:rsidRPr="00DA16FA">
        <w:rPr>
          <w:sz w:val="24"/>
          <w:szCs w:val="24"/>
        </w:rPr>
        <w:t xml:space="preserve"> (</w:t>
      </w:r>
      <w:r w:rsidR="001018B2">
        <w:rPr>
          <w:sz w:val="24"/>
          <w:szCs w:val="24"/>
        </w:rPr>
        <w:t xml:space="preserve">collectively, the </w:t>
      </w:r>
      <w:r w:rsidR="001018B2" w:rsidRPr="00DA16FA">
        <w:rPr>
          <w:sz w:val="24"/>
          <w:szCs w:val="24"/>
        </w:rPr>
        <w:t>“Intellectual Property”)</w:t>
      </w:r>
      <w:r w:rsidR="001018B2">
        <w:rPr>
          <w:sz w:val="24"/>
          <w:szCs w:val="24"/>
        </w:rPr>
        <w:t xml:space="preserve">, generated or created during the course of performance of the Services.    Vendor agrees that </w:t>
      </w:r>
      <w:r w:rsidR="0092751B">
        <w:rPr>
          <w:sz w:val="24"/>
          <w:szCs w:val="24"/>
        </w:rPr>
        <w:t>Biogen</w:t>
      </w:r>
      <w:r w:rsidR="001018B2">
        <w:rPr>
          <w:sz w:val="24"/>
          <w:szCs w:val="24"/>
        </w:rPr>
        <w:t xml:space="preserve"> </w:t>
      </w:r>
      <w:r w:rsidR="00E33600">
        <w:rPr>
          <w:sz w:val="24"/>
          <w:szCs w:val="24"/>
        </w:rPr>
        <w:t>shall</w:t>
      </w:r>
      <w:r w:rsidR="001018B2">
        <w:rPr>
          <w:sz w:val="24"/>
          <w:szCs w:val="24"/>
        </w:rPr>
        <w:t xml:space="preserve"> own and </w:t>
      </w:r>
      <w:r w:rsidR="001018B2" w:rsidRPr="00DA16FA">
        <w:rPr>
          <w:sz w:val="24"/>
          <w:szCs w:val="24"/>
        </w:rPr>
        <w:t>have</w:t>
      </w:r>
      <w:r w:rsidR="001018B2">
        <w:rPr>
          <w:sz w:val="24"/>
          <w:szCs w:val="24"/>
        </w:rPr>
        <w:t xml:space="preserve"> an</w:t>
      </w:r>
      <w:r w:rsidR="001018B2" w:rsidRPr="00DA16FA">
        <w:rPr>
          <w:sz w:val="24"/>
          <w:szCs w:val="24"/>
        </w:rPr>
        <w:t xml:space="preserve"> unrestricted free right to use </w:t>
      </w:r>
      <w:r w:rsidR="001018B2">
        <w:rPr>
          <w:sz w:val="24"/>
          <w:szCs w:val="24"/>
        </w:rPr>
        <w:t xml:space="preserve">all such Intellectual </w:t>
      </w:r>
      <w:r w:rsidR="001018B2">
        <w:rPr>
          <w:sz w:val="24"/>
          <w:szCs w:val="24"/>
        </w:rPr>
        <w:lastRenderedPageBreak/>
        <w:t xml:space="preserve">Property </w:t>
      </w:r>
      <w:r w:rsidR="001018B2" w:rsidRPr="00DA16FA">
        <w:rPr>
          <w:sz w:val="24"/>
          <w:szCs w:val="24"/>
        </w:rPr>
        <w:t>as it wishes</w:t>
      </w:r>
      <w:r w:rsidR="001018B2">
        <w:rPr>
          <w:sz w:val="24"/>
          <w:szCs w:val="24"/>
        </w:rPr>
        <w:t xml:space="preserve"> for any and all purposes</w:t>
      </w:r>
      <w:r w:rsidR="001018B2" w:rsidRPr="00DA16FA">
        <w:rPr>
          <w:sz w:val="24"/>
          <w:szCs w:val="24"/>
        </w:rPr>
        <w:t xml:space="preserve">.  Moreover, Vendor agrees that the </w:t>
      </w:r>
      <w:r w:rsidR="0092751B">
        <w:rPr>
          <w:sz w:val="24"/>
          <w:szCs w:val="24"/>
        </w:rPr>
        <w:t>Biogen</w:t>
      </w:r>
      <w:r w:rsidR="001018B2" w:rsidRPr="00DA16FA">
        <w:rPr>
          <w:sz w:val="24"/>
          <w:szCs w:val="24"/>
        </w:rPr>
        <w:t xml:space="preserve"> Deliverables shall be considered </w:t>
      </w:r>
      <w:r w:rsidR="0092751B">
        <w:rPr>
          <w:sz w:val="24"/>
          <w:szCs w:val="24"/>
        </w:rPr>
        <w:t>Biogen</w:t>
      </w:r>
      <w:r w:rsidR="001018B2" w:rsidRPr="00DA16FA">
        <w:rPr>
          <w:sz w:val="24"/>
          <w:szCs w:val="24"/>
        </w:rPr>
        <w:t xml:space="preserve"> Confidential Information, and shall protect the </w:t>
      </w:r>
      <w:r w:rsidR="0092751B">
        <w:rPr>
          <w:sz w:val="24"/>
          <w:szCs w:val="24"/>
        </w:rPr>
        <w:t>Biogen</w:t>
      </w:r>
      <w:r w:rsidR="001018B2" w:rsidRPr="00DA16FA">
        <w:rPr>
          <w:sz w:val="24"/>
          <w:szCs w:val="24"/>
        </w:rPr>
        <w:t xml:space="preserve"> Deliverab</w:t>
      </w:r>
      <w:r w:rsidR="0018068D">
        <w:rPr>
          <w:sz w:val="24"/>
          <w:szCs w:val="24"/>
        </w:rPr>
        <w:t>les in accordance with Section 5</w:t>
      </w:r>
      <w:r w:rsidR="001018B2" w:rsidRPr="00DA16FA">
        <w:rPr>
          <w:sz w:val="24"/>
          <w:szCs w:val="24"/>
        </w:rPr>
        <w:t xml:space="preserve"> of this Agreement.  </w:t>
      </w:r>
    </w:p>
    <w:p w14:paraId="49284250" w14:textId="77777777" w:rsidR="001018B2" w:rsidRDefault="001018B2" w:rsidP="001018B2">
      <w:pPr>
        <w:widowControl w:val="0"/>
        <w:autoSpaceDE w:val="0"/>
        <w:autoSpaceDN w:val="0"/>
        <w:adjustRightInd w:val="0"/>
        <w:spacing w:line="240" w:lineRule="atLeast"/>
        <w:jc w:val="both"/>
        <w:rPr>
          <w:sz w:val="24"/>
          <w:szCs w:val="24"/>
        </w:rPr>
      </w:pPr>
    </w:p>
    <w:p w14:paraId="2884E1B0" w14:textId="362C44F3" w:rsidR="001018B2" w:rsidRPr="00DA16FA" w:rsidRDefault="001C7E54" w:rsidP="001018B2">
      <w:pPr>
        <w:widowControl w:val="0"/>
        <w:numPr>
          <w:ilvl w:val="1"/>
          <w:numId w:val="3"/>
        </w:numPr>
        <w:tabs>
          <w:tab w:val="clear" w:pos="1080"/>
          <w:tab w:val="num" w:pos="0"/>
        </w:tabs>
        <w:autoSpaceDE w:val="0"/>
        <w:autoSpaceDN w:val="0"/>
        <w:adjustRightInd w:val="0"/>
        <w:spacing w:line="240" w:lineRule="atLeast"/>
        <w:ind w:left="0" w:firstLine="0"/>
        <w:jc w:val="both"/>
        <w:rPr>
          <w:snapToGrid w:val="0"/>
          <w:spacing w:val="-3"/>
          <w:sz w:val="24"/>
          <w:szCs w:val="24"/>
        </w:rPr>
      </w:pPr>
      <w:ins w:id="99" w:author="APSL Legal" w:date="2022-05-16T11:40:00Z">
        <w:r>
          <w:rPr>
            <w:sz w:val="24"/>
            <w:szCs w:val="24"/>
          </w:rPr>
          <w:t>Subject to Biogen’s fulfillme</w:t>
        </w:r>
      </w:ins>
      <w:ins w:id="100" w:author="APSL Legal" w:date="2022-05-16T11:41:00Z">
        <w:r>
          <w:rPr>
            <w:sz w:val="24"/>
            <w:szCs w:val="24"/>
          </w:rPr>
          <w:t xml:space="preserve">nt of its </w:t>
        </w:r>
      </w:ins>
      <w:ins w:id="101" w:author="APSL Legal" w:date="2022-05-16T11:40:00Z">
        <w:r>
          <w:rPr>
            <w:sz w:val="24"/>
            <w:szCs w:val="24"/>
          </w:rPr>
          <w:t>payment obligations</w:t>
        </w:r>
      </w:ins>
      <w:ins w:id="102" w:author="APSL Legal" w:date="2022-05-16T11:41:00Z">
        <w:r>
          <w:rPr>
            <w:sz w:val="24"/>
            <w:szCs w:val="24"/>
          </w:rPr>
          <w:t xml:space="preserve"> hereunder</w:t>
        </w:r>
      </w:ins>
      <w:ins w:id="103" w:author="APSL Legal" w:date="2022-05-16T11:40:00Z">
        <w:r>
          <w:rPr>
            <w:sz w:val="24"/>
            <w:szCs w:val="24"/>
          </w:rPr>
          <w:t xml:space="preserve">, </w:t>
        </w:r>
      </w:ins>
      <w:r w:rsidR="001018B2" w:rsidRPr="00DA16FA">
        <w:rPr>
          <w:sz w:val="24"/>
          <w:szCs w:val="24"/>
        </w:rPr>
        <w:t>Vendor hereby irrevocably assign</w:t>
      </w:r>
      <w:r w:rsidR="001018B2">
        <w:rPr>
          <w:sz w:val="24"/>
          <w:szCs w:val="24"/>
        </w:rPr>
        <w:t>s</w:t>
      </w:r>
      <w:r w:rsidR="001018B2" w:rsidRPr="00DA16FA">
        <w:rPr>
          <w:sz w:val="24"/>
          <w:szCs w:val="24"/>
        </w:rPr>
        <w:t xml:space="preserve"> to </w:t>
      </w:r>
      <w:r w:rsidR="0092751B">
        <w:rPr>
          <w:sz w:val="24"/>
          <w:szCs w:val="24"/>
        </w:rPr>
        <w:t>Biogen</w:t>
      </w:r>
      <w:r w:rsidR="001018B2">
        <w:rPr>
          <w:sz w:val="24"/>
          <w:szCs w:val="24"/>
        </w:rPr>
        <w:t xml:space="preserve"> all of Vendor’s right, title and interest, if any, in and to</w:t>
      </w:r>
      <w:r w:rsidR="001018B2" w:rsidRPr="00DA16FA">
        <w:rPr>
          <w:sz w:val="24"/>
          <w:szCs w:val="24"/>
        </w:rPr>
        <w:t xml:space="preserve"> </w:t>
      </w:r>
      <w:r w:rsidR="001018B2">
        <w:rPr>
          <w:sz w:val="24"/>
          <w:szCs w:val="24"/>
        </w:rPr>
        <w:t xml:space="preserve">such </w:t>
      </w:r>
      <w:r w:rsidR="001018B2" w:rsidRPr="00DA16FA">
        <w:rPr>
          <w:sz w:val="24"/>
          <w:szCs w:val="24"/>
        </w:rPr>
        <w:t>Intellectual Property</w:t>
      </w:r>
      <w:ins w:id="104" w:author="APSL Legal" w:date="2022-05-16T11:41:00Z">
        <w:r>
          <w:rPr>
            <w:sz w:val="24"/>
            <w:szCs w:val="24"/>
          </w:rPr>
          <w:t>, except for any Vendor-Owned Deliverables contained therein</w:t>
        </w:r>
      </w:ins>
      <w:r w:rsidR="001018B2">
        <w:rPr>
          <w:sz w:val="24"/>
          <w:szCs w:val="24"/>
        </w:rPr>
        <w:t xml:space="preserve">.  Vendor agrees to </w:t>
      </w:r>
      <w:r w:rsidR="001018B2" w:rsidRPr="002F71E2">
        <w:rPr>
          <w:rFonts w:ascii="Times" w:hAnsi="Times" w:cs="Arial"/>
          <w:sz w:val="24"/>
          <w:szCs w:val="24"/>
        </w:rPr>
        <w:t xml:space="preserve">notify </w:t>
      </w:r>
      <w:r w:rsidR="0092751B">
        <w:rPr>
          <w:rFonts w:ascii="Times" w:hAnsi="Times" w:cs="Arial"/>
          <w:sz w:val="24"/>
          <w:szCs w:val="24"/>
        </w:rPr>
        <w:t>Biogen</w:t>
      </w:r>
      <w:r w:rsidR="001018B2" w:rsidRPr="002F71E2">
        <w:rPr>
          <w:rFonts w:ascii="Times" w:hAnsi="Times" w:cs="Arial"/>
          <w:sz w:val="24"/>
          <w:szCs w:val="24"/>
        </w:rPr>
        <w:t xml:space="preserve"> promptly of any such </w:t>
      </w:r>
      <w:r w:rsidR="001018B2">
        <w:rPr>
          <w:rFonts w:ascii="Times" w:hAnsi="Times" w:cs="Arial"/>
          <w:sz w:val="24"/>
          <w:szCs w:val="24"/>
        </w:rPr>
        <w:t>Intellectual Property</w:t>
      </w:r>
      <w:r w:rsidR="001018B2" w:rsidRPr="002F71E2">
        <w:rPr>
          <w:rFonts w:ascii="Times" w:hAnsi="Times" w:cs="Arial"/>
          <w:sz w:val="24"/>
          <w:szCs w:val="24"/>
        </w:rPr>
        <w:t xml:space="preserve">, with reference to this Agreement, and </w:t>
      </w:r>
      <w:r w:rsidR="001018B2">
        <w:rPr>
          <w:rFonts w:ascii="Times" w:hAnsi="Times" w:cs="Arial"/>
          <w:sz w:val="24"/>
          <w:szCs w:val="24"/>
        </w:rPr>
        <w:t xml:space="preserve">to </w:t>
      </w:r>
      <w:r w:rsidR="001018B2" w:rsidRPr="002F71E2">
        <w:rPr>
          <w:rFonts w:ascii="Times" w:hAnsi="Times" w:cs="Arial"/>
          <w:sz w:val="24"/>
          <w:szCs w:val="24"/>
        </w:rPr>
        <w:t xml:space="preserve">provide such information </w:t>
      </w:r>
      <w:r w:rsidR="001018B2">
        <w:rPr>
          <w:rFonts w:ascii="Times" w:hAnsi="Times" w:cs="Arial"/>
          <w:sz w:val="24"/>
          <w:szCs w:val="24"/>
        </w:rPr>
        <w:t xml:space="preserve">and assistance </w:t>
      </w:r>
      <w:r w:rsidR="001018B2" w:rsidRPr="002F71E2">
        <w:rPr>
          <w:rFonts w:ascii="Times" w:hAnsi="Times" w:cs="Arial"/>
          <w:sz w:val="24"/>
          <w:szCs w:val="24"/>
        </w:rPr>
        <w:t xml:space="preserve">as </w:t>
      </w:r>
      <w:r w:rsidR="0092751B">
        <w:rPr>
          <w:rFonts w:ascii="Times" w:hAnsi="Times" w:cs="Arial"/>
          <w:sz w:val="24"/>
          <w:szCs w:val="24"/>
        </w:rPr>
        <w:t>Biogen</w:t>
      </w:r>
      <w:r w:rsidR="001018B2" w:rsidRPr="002F71E2">
        <w:rPr>
          <w:rFonts w:ascii="Times" w:hAnsi="Times" w:cs="Arial"/>
          <w:sz w:val="24"/>
          <w:szCs w:val="24"/>
        </w:rPr>
        <w:t xml:space="preserve"> may reasonably request from time to time to enable </w:t>
      </w:r>
      <w:r w:rsidR="0092751B">
        <w:rPr>
          <w:rFonts w:ascii="Times" w:hAnsi="Times" w:cs="Arial"/>
          <w:sz w:val="24"/>
          <w:szCs w:val="24"/>
        </w:rPr>
        <w:t>Biogen</w:t>
      </w:r>
      <w:r w:rsidR="001018B2" w:rsidRPr="002F71E2">
        <w:rPr>
          <w:rFonts w:ascii="Times" w:hAnsi="Times" w:cs="Arial"/>
          <w:sz w:val="24"/>
          <w:szCs w:val="24"/>
        </w:rPr>
        <w:t xml:space="preserve"> to exercise its rights hereunder</w:t>
      </w:r>
      <w:r w:rsidR="001018B2">
        <w:rPr>
          <w:rFonts w:ascii="Times" w:hAnsi="Times" w:cs="Arial"/>
          <w:sz w:val="24"/>
          <w:szCs w:val="24"/>
        </w:rPr>
        <w:t xml:space="preserve"> with respect to the Intellectual Property</w:t>
      </w:r>
      <w:r w:rsidR="001018B2" w:rsidRPr="00DA16FA">
        <w:rPr>
          <w:sz w:val="24"/>
          <w:szCs w:val="24"/>
        </w:rPr>
        <w:t xml:space="preserve">.  Nothing in this Agreement shall be deemed to grant to Vendor any rights or licenses under any patent applications or patents or to any know-how, technology or inventions of </w:t>
      </w:r>
      <w:r w:rsidR="0092751B">
        <w:rPr>
          <w:sz w:val="24"/>
          <w:szCs w:val="24"/>
        </w:rPr>
        <w:t>Biogen</w:t>
      </w:r>
      <w:r w:rsidR="001018B2" w:rsidRPr="00DA16FA">
        <w:rPr>
          <w:sz w:val="24"/>
          <w:szCs w:val="24"/>
        </w:rPr>
        <w:t>.</w:t>
      </w:r>
      <w:r w:rsidR="001018B2">
        <w:rPr>
          <w:sz w:val="24"/>
          <w:szCs w:val="24"/>
        </w:rPr>
        <w:t xml:space="preserve">  Vendor represents and warrants that all persons performing Services under this Agreement are obligated to assign their rights in any Intellectual Property to Vendor.</w:t>
      </w:r>
    </w:p>
    <w:p w14:paraId="0CD2E2A0" w14:textId="77777777" w:rsidR="001018B2" w:rsidRDefault="001018B2" w:rsidP="001018B2">
      <w:pPr>
        <w:widowControl w:val="0"/>
        <w:tabs>
          <w:tab w:val="num" w:pos="0"/>
        </w:tabs>
        <w:autoSpaceDE w:val="0"/>
        <w:autoSpaceDN w:val="0"/>
        <w:adjustRightInd w:val="0"/>
        <w:spacing w:line="240" w:lineRule="atLeast"/>
        <w:jc w:val="both"/>
        <w:rPr>
          <w:sz w:val="24"/>
          <w:szCs w:val="24"/>
        </w:rPr>
      </w:pPr>
    </w:p>
    <w:p w14:paraId="114CC4C2" w14:textId="53A5C1CC" w:rsidR="001018B2" w:rsidRPr="00DA16FA" w:rsidRDefault="001018B2" w:rsidP="001018B2">
      <w:pPr>
        <w:widowControl w:val="0"/>
        <w:numPr>
          <w:ilvl w:val="1"/>
          <w:numId w:val="3"/>
        </w:numPr>
        <w:tabs>
          <w:tab w:val="clear" w:pos="1080"/>
          <w:tab w:val="num" w:pos="0"/>
        </w:tabs>
        <w:autoSpaceDE w:val="0"/>
        <w:autoSpaceDN w:val="0"/>
        <w:adjustRightInd w:val="0"/>
        <w:spacing w:line="240" w:lineRule="atLeast"/>
        <w:ind w:left="0" w:firstLine="0"/>
        <w:jc w:val="both"/>
        <w:rPr>
          <w:snapToGrid w:val="0"/>
          <w:spacing w:val="-3"/>
          <w:sz w:val="24"/>
          <w:szCs w:val="24"/>
        </w:rPr>
      </w:pPr>
      <w:r w:rsidRPr="00DA16FA">
        <w:rPr>
          <w:sz w:val="24"/>
          <w:szCs w:val="24"/>
        </w:rPr>
        <w:t xml:space="preserve">Vendor acknowledges that each </w:t>
      </w:r>
      <w:r w:rsidR="0092751B">
        <w:rPr>
          <w:sz w:val="24"/>
          <w:szCs w:val="24"/>
        </w:rPr>
        <w:t>Biogen</w:t>
      </w:r>
      <w:r w:rsidRPr="00DA16FA">
        <w:rPr>
          <w:sz w:val="24"/>
          <w:szCs w:val="24"/>
        </w:rPr>
        <w:t xml:space="preserve"> Deliverable </w:t>
      </w:r>
      <w:r>
        <w:rPr>
          <w:sz w:val="24"/>
          <w:szCs w:val="24"/>
        </w:rPr>
        <w:t>may be considered</w:t>
      </w:r>
      <w:r w:rsidRPr="00DA16FA">
        <w:rPr>
          <w:sz w:val="24"/>
          <w:szCs w:val="24"/>
        </w:rPr>
        <w:t xml:space="preserve"> a specially prepared or commissioned work (such as, but not limited to, instructional texts, audiovisual aids and translations), and shall be a “work made for hire” by an independent contractor as defined under the United States Copyright laws (17 U.S.C. Sections 101 et seq.). Notwithstanding the above sentence, in the event that any specially prepared and commissioned work prepared by Vendor in performance of the Services hereunder is determined by a court of competent jurisdiction not to be a “work made for hire” by an independent contractor as defined under the United States Copyright laws (17 U.S.C. Sections 101 et seq.), this Agreement shall operate as an irrevocable assignment by Vendor to </w:t>
      </w:r>
      <w:r w:rsidR="0092751B">
        <w:rPr>
          <w:sz w:val="24"/>
          <w:szCs w:val="24"/>
        </w:rPr>
        <w:t>Biogen</w:t>
      </w:r>
      <w:r w:rsidRPr="00DA16FA">
        <w:rPr>
          <w:sz w:val="24"/>
          <w:szCs w:val="24"/>
        </w:rPr>
        <w:t xml:space="preserve"> of all copyrights in the work, including the right to prepare derivative works.</w:t>
      </w:r>
    </w:p>
    <w:p w14:paraId="4924F588" w14:textId="77777777" w:rsidR="001018B2" w:rsidRPr="00DA16FA" w:rsidRDefault="001018B2" w:rsidP="001018B2">
      <w:pPr>
        <w:widowControl w:val="0"/>
        <w:autoSpaceDE w:val="0"/>
        <w:autoSpaceDN w:val="0"/>
        <w:adjustRightInd w:val="0"/>
        <w:spacing w:line="240" w:lineRule="atLeast"/>
        <w:jc w:val="both"/>
        <w:rPr>
          <w:snapToGrid w:val="0"/>
          <w:sz w:val="24"/>
          <w:szCs w:val="24"/>
        </w:rPr>
      </w:pPr>
    </w:p>
    <w:p w14:paraId="29EC3EF2" w14:textId="77777777" w:rsidR="001018B2" w:rsidRPr="000679EF" w:rsidRDefault="001018B2" w:rsidP="001018B2">
      <w:pPr>
        <w:widowControl w:val="0"/>
        <w:numPr>
          <w:ilvl w:val="1"/>
          <w:numId w:val="3"/>
        </w:numPr>
        <w:tabs>
          <w:tab w:val="clear" w:pos="1080"/>
          <w:tab w:val="num" w:pos="0"/>
        </w:tabs>
        <w:autoSpaceDE w:val="0"/>
        <w:autoSpaceDN w:val="0"/>
        <w:adjustRightInd w:val="0"/>
        <w:spacing w:line="240" w:lineRule="atLeast"/>
        <w:ind w:left="0" w:firstLine="0"/>
        <w:jc w:val="both"/>
        <w:rPr>
          <w:snapToGrid w:val="0"/>
          <w:spacing w:val="-3"/>
          <w:sz w:val="24"/>
          <w:szCs w:val="24"/>
        </w:rPr>
      </w:pPr>
      <w:r w:rsidRPr="00DA16FA">
        <w:rPr>
          <w:snapToGrid w:val="0"/>
          <w:sz w:val="24"/>
          <w:szCs w:val="24"/>
        </w:rPr>
        <w:t>Notwithstanding the foregoing, each party will retain all</w:t>
      </w:r>
      <w:r>
        <w:rPr>
          <w:snapToGrid w:val="0"/>
          <w:sz w:val="24"/>
          <w:szCs w:val="24"/>
        </w:rPr>
        <w:t xml:space="preserve"> of</w:t>
      </w:r>
      <w:r w:rsidRPr="00DA16FA">
        <w:rPr>
          <w:snapToGrid w:val="0"/>
          <w:sz w:val="24"/>
          <w:szCs w:val="24"/>
        </w:rPr>
        <w:t xml:space="preserve"> </w:t>
      </w:r>
      <w:r>
        <w:rPr>
          <w:snapToGrid w:val="0"/>
          <w:sz w:val="24"/>
          <w:szCs w:val="24"/>
        </w:rPr>
        <w:t xml:space="preserve">its </w:t>
      </w:r>
      <w:r w:rsidRPr="00DA16FA">
        <w:rPr>
          <w:snapToGrid w:val="0"/>
          <w:sz w:val="24"/>
          <w:szCs w:val="24"/>
        </w:rPr>
        <w:t>rights in</w:t>
      </w:r>
      <w:r w:rsidRPr="00DA16FA">
        <w:rPr>
          <w:color w:val="000000"/>
          <w:sz w:val="24"/>
          <w:szCs w:val="24"/>
        </w:rPr>
        <w:t xml:space="preserve"> any materials, ideas, products, concepts, methodologies, processes, techniques, templates, reports, information, inventions, concepts, data, know-how and other works, and all </w:t>
      </w:r>
      <w:r>
        <w:rPr>
          <w:color w:val="000000"/>
          <w:sz w:val="24"/>
          <w:szCs w:val="24"/>
        </w:rPr>
        <w:t>i</w:t>
      </w:r>
      <w:r w:rsidRPr="00DA16FA">
        <w:rPr>
          <w:color w:val="000000"/>
          <w:sz w:val="24"/>
          <w:szCs w:val="24"/>
        </w:rPr>
        <w:t xml:space="preserve">ntellectual </w:t>
      </w:r>
      <w:r>
        <w:rPr>
          <w:color w:val="000000"/>
          <w:sz w:val="24"/>
          <w:szCs w:val="24"/>
        </w:rPr>
        <w:t>p</w:t>
      </w:r>
      <w:r w:rsidRPr="00DA16FA">
        <w:rPr>
          <w:color w:val="000000"/>
          <w:sz w:val="24"/>
          <w:szCs w:val="24"/>
        </w:rPr>
        <w:t xml:space="preserve">roperty </w:t>
      </w:r>
      <w:r>
        <w:rPr>
          <w:color w:val="000000"/>
          <w:sz w:val="24"/>
          <w:szCs w:val="24"/>
        </w:rPr>
        <w:t>r</w:t>
      </w:r>
      <w:r w:rsidRPr="00DA16FA">
        <w:rPr>
          <w:color w:val="000000"/>
          <w:sz w:val="24"/>
          <w:szCs w:val="24"/>
        </w:rPr>
        <w:t xml:space="preserve">ights therein </w:t>
      </w:r>
      <w:r>
        <w:rPr>
          <w:color w:val="000000"/>
          <w:sz w:val="24"/>
          <w:szCs w:val="24"/>
        </w:rPr>
        <w:t xml:space="preserve">owned or controlled by </w:t>
      </w:r>
      <w:r w:rsidRPr="00DA16FA">
        <w:rPr>
          <w:snapToGrid w:val="0"/>
          <w:sz w:val="24"/>
          <w:szCs w:val="24"/>
        </w:rPr>
        <w:t>such party prior to the date of this Agreement, or acquired or developed after the date of this Agreement</w:t>
      </w:r>
      <w:r>
        <w:rPr>
          <w:snapToGrid w:val="0"/>
          <w:sz w:val="24"/>
          <w:szCs w:val="24"/>
        </w:rPr>
        <w:t>, but unrelated to this Agreement and developed</w:t>
      </w:r>
      <w:r w:rsidRPr="00DA16FA">
        <w:rPr>
          <w:snapToGrid w:val="0"/>
          <w:sz w:val="24"/>
          <w:szCs w:val="24"/>
        </w:rPr>
        <w:t xml:space="preserve"> without reference to or use of the intellectual property or </w:t>
      </w:r>
      <w:r>
        <w:rPr>
          <w:snapToGrid w:val="0"/>
          <w:sz w:val="24"/>
          <w:szCs w:val="24"/>
        </w:rPr>
        <w:t>c</w:t>
      </w:r>
      <w:r w:rsidRPr="00DA16FA">
        <w:rPr>
          <w:snapToGrid w:val="0"/>
          <w:sz w:val="24"/>
          <w:szCs w:val="24"/>
        </w:rPr>
        <w:t xml:space="preserve">onfidential </w:t>
      </w:r>
      <w:r>
        <w:rPr>
          <w:snapToGrid w:val="0"/>
          <w:sz w:val="24"/>
          <w:szCs w:val="24"/>
        </w:rPr>
        <w:t>i</w:t>
      </w:r>
      <w:r w:rsidRPr="00DA16FA">
        <w:rPr>
          <w:snapToGrid w:val="0"/>
          <w:sz w:val="24"/>
          <w:szCs w:val="24"/>
        </w:rPr>
        <w:t>nformation of the other party.</w:t>
      </w:r>
    </w:p>
    <w:p w14:paraId="673789E7" w14:textId="77777777" w:rsidR="001018B2" w:rsidRPr="00DA16FA" w:rsidRDefault="001018B2" w:rsidP="001018B2">
      <w:pPr>
        <w:widowControl w:val="0"/>
        <w:autoSpaceDE w:val="0"/>
        <w:autoSpaceDN w:val="0"/>
        <w:adjustRightInd w:val="0"/>
        <w:spacing w:line="240" w:lineRule="atLeast"/>
        <w:jc w:val="both"/>
        <w:rPr>
          <w:snapToGrid w:val="0"/>
          <w:spacing w:val="-3"/>
          <w:sz w:val="24"/>
          <w:szCs w:val="24"/>
        </w:rPr>
      </w:pPr>
    </w:p>
    <w:p w14:paraId="58B24167" w14:textId="17CB5E4C" w:rsidR="001018B2" w:rsidRPr="00DA16FA" w:rsidRDefault="001018B2" w:rsidP="001018B2">
      <w:pPr>
        <w:widowControl w:val="0"/>
        <w:numPr>
          <w:ilvl w:val="1"/>
          <w:numId w:val="3"/>
        </w:numPr>
        <w:tabs>
          <w:tab w:val="clear" w:pos="1080"/>
          <w:tab w:val="num" w:pos="0"/>
        </w:tabs>
        <w:autoSpaceDE w:val="0"/>
        <w:autoSpaceDN w:val="0"/>
        <w:adjustRightInd w:val="0"/>
        <w:spacing w:line="240" w:lineRule="atLeast"/>
        <w:ind w:left="0" w:firstLine="0"/>
        <w:jc w:val="both"/>
        <w:rPr>
          <w:sz w:val="24"/>
          <w:szCs w:val="24"/>
        </w:rPr>
      </w:pPr>
      <w:r w:rsidRPr="00DA16FA">
        <w:rPr>
          <w:sz w:val="24"/>
          <w:szCs w:val="24"/>
        </w:rPr>
        <w:t>Vendor shall retain all ownership rights, including</w:t>
      </w:r>
      <w:r>
        <w:rPr>
          <w:sz w:val="24"/>
          <w:szCs w:val="24"/>
        </w:rPr>
        <w:t>,</w:t>
      </w:r>
      <w:r w:rsidRPr="00DA16FA">
        <w:rPr>
          <w:sz w:val="24"/>
          <w:szCs w:val="24"/>
        </w:rPr>
        <w:t xml:space="preserve"> but not limited to</w:t>
      </w:r>
      <w:r>
        <w:rPr>
          <w:sz w:val="24"/>
          <w:szCs w:val="24"/>
        </w:rPr>
        <w:t>,</w:t>
      </w:r>
      <w:r w:rsidRPr="00DA16FA">
        <w:rPr>
          <w:sz w:val="24"/>
          <w:szCs w:val="24"/>
        </w:rPr>
        <w:t xml:space="preserve"> rights in intangibles, intellectual property and copyrights, in all </w:t>
      </w:r>
      <w:r>
        <w:rPr>
          <w:sz w:val="24"/>
          <w:szCs w:val="24"/>
        </w:rPr>
        <w:t>Vendor-Owned Deliverables</w:t>
      </w:r>
      <w:ins w:id="105" w:author="APSL Legal" w:date="2022-05-16T11:45:00Z">
        <w:r w:rsidR="001E2BCC" w:rsidRPr="001E2BCC">
          <w:t xml:space="preserve"> </w:t>
        </w:r>
        <w:r w:rsidR="001E2BCC" w:rsidRPr="001E2BCC">
          <w:rPr>
            <w:sz w:val="24"/>
            <w:szCs w:val="24"/>
          </w:rPr>
          <w:t>as well as any improvement thereof</w:t>
        </w:r>
      </w:ins>
      <w:r w:rsidRPr="00DA16FA">
        <w:rPr>
          <w:sz w:val="24"/>
          <w:szCs w:val="24"/>
        </w:rPr>
        <w:t xml:space="preserve">.  Subject to the terms and conditions of this Agreement, Vendor </w:t>
      </w:r>
      <w:r>
        <w:rPr>
          <w:sz w:val="24"/>
          <w:szCs w:val="24"/>
        </w:rPr>
        <w:t xml:space="preserve">hereby </w:t>
      </w:r>
      <w:r w:rsidRPr="00DA16FA">
        <w:rPr>
          <w:sz w:val="24"/>
          <w:szCs w:val="24"/>
        </w:rPr>
        <w:t xml:space="preserve">grants </w:t>
      </w:r>
      <w:r w:rsidR="0092751B">
        <w:rPr>
          <w:sz w:val="24"/>
          <w:szCs w:val="24"/>
        </w:rPr>
        <w:t>Biogen</w:t>
      </w:r>
      <w:r w:rsidRPr="00DA16FA">
        <w:rPr>
          <w:sz w:val="24"/>
          <w:szCs w:val="24"/>
        </w:rPr>
        <w:t xml:space="preserve"> a non-exclusive, world-wide, non-transferable, royalty-free, license in </w:t>
      </w:r>
      <w:r>
        <w:rPr>
          <w:sz w:val="24"/>
          <w:szCs w:val="24"/>
        </w:rPr>
        <w:t>Vendor-Owned Deliverables</w:t>
      </w:r>
      <w:r w:rsidRPr="00DA16FA">
        <w:rPr>
          <w:sz w:val="24"/>
          <w:szCs w:val="24"/>
        </w:rPr>
        <w:t xml:space="preserve"> to the extent necessary to allow </w:t>
      </w:r>
      <w:r w:rsidR="0092751B">
        <w:rPr>
          <w:sz w:val="24"/>
          <w:szCs w:val="24"/>
        </w:rPr>
        <w:t>Biogen</w:t>
      </w:r>
      <w:r w:rsidRPr="00DA16FA">
        <w:rPr>
          <w:sz w:val="24"/>
          <w:szCs w:val="24"/>
        </w:rPr>
        <w:t xml:space="preserve"> to have the benefit of the Services and Deliverables contemplated under this Agreement or any applicable </w:t>
      </w:r>
      <w:r w:rsidR="00E33600">
        <w:rPr>
          <w:sz w:val="24"/>
          <w:szCs w:val="24"/>
        </w:rPr>
        <w:t>Work</w:t>
      </w:r>
      <w:r w:rsidRPr="00DA16FA">
        <w:rPr>
          <w:sz w:val="24"/>
          <w:szCs w:val="24"/>
        </w:rPr>
        <w:t xml:space="preserve"> Schedule thereto.  Such license shall permit </w:t>
      </w:r>
      <w:r w:rsidR="0092751B">
        <w:rPr>
          <w:sz w:val="24"/>
          <w:szCs w:val="24"/>
        </w:rPr>
        <w:t>Biogen</w:t>
      </w:r>
      <w:r w:rsidRPr="00DA16FA">
        <w:rPr>
          <w:sz w:val="24"/>
          <w:szCs w:val="24"/>
        </w:rPr>
        <w:t xml:space="preserve"> to: (</w:t>
      </w:r>
      <w:proofErr w:type="spellStart"/>
      <w:r w:rsidRPr="00DA16FA">
        <w:rPr>
          <w:sz w:val="24"/>
          <w:szCs w:val="24"/>
        </w:rPr>
        <w:t>i</w:t>
      </w:r>
      <w:proofErr w:type="spellEnd"/>
      <w:r w:rsidRPr="00DA16FA">
        <w:rPr>
          <w:sz w:val="24"/>
          <w:szCs w:val="24"/>
        </w:rPr>
        <w:t xml:space="preserve">) internally use, distribute, print, copy, or maintain in electronic or hard copy format such </w:t>
      </w:r>
      <w:r>
        <w:rPr>
          <w:sz w:val="24"/>
          <w:szCs w:val="24"/>
        </w:rPr>
        <w:t>Vendor-Owned Deliverables</w:t>
      </w:r>
      <w:r w:rsidRPr="00DA16FA">
        <w:rPr>
          <w:sz w:val="24"/>
          <w:szCs w:val="24"/>
        </w:rPr>
        <w:t xml:space="preserve">; and (ii) externally use, distribute, print, copy, maintain in electronic or hard copy format extracts from the </w:t>
      </w:r>
      <w:r>
        <w:rPr>
          <w:sz w:val="24"/>
          <w:szCs w:val="24"/>
        </w:rPr>
        <w:t>Vendor-Owned Deliverables</w:t>
      </w:r>
      <w:r w:rsidRPr="00DA16FA">
        <w:rPr>
          <w:sz w:val="24"/>
          <w:szCs w:val="24"/>
        </w:rPr>
        <w:t>, provided</w:t>
      </w:r>
      <w:r>
        <w:rPr>
          <w:sz w:val="24"/>
          <w:szCs w:val="24"/>
        </w:rPr>
        <w:t>,</w:t>
      </w:r>
      <w:r w:rsidRPr="00DA16FA">
        <w:rPr>
          <w:sz w:val="24"/>
          <w:szCs w:val="24"/>
        </w:rPr>
        <w:t xml:space="preserve"> that Vendor’s standard copyright notice and attribution is prominently included.</w:t>
      </w:r>
    </w:p>
    <w:p w14:paraId="4983E821" w14:textId="77777777" w:rsidR="001018B2" w:rsidRPr="00DA16FA" w:rsidRDefault="001018B2" w:rsidP="001018B2">
      <w:pPr>
        <w:widowControl w:val="0"/>
        <w:autoSpaceDE w:val="0"/>
        <w:autoSpaceDN w:val="0"/>
        <w:adjustRightInd w:val="0"/>
        <w:spacing w:line="240" w:lineRule="atLeast"/>
        <w:jc w:val="both"/>
        <w:rPr>
          <w:snapToGrid w:val="0"/>
          <w:spacing w:val="-3"/>
          <w:sz w:val="24"/>
          <w:szCs w:val="24"/>
        </w:rPr>
      </w:pPr>
    </w:p>
    <w:p w14:paraId="646D206A" w14:textId="6152B8F9" w:rsidR="001018B2" w:rsidRPr="00DA16FA" w:rsidRDefault="001018B2" w:rsidP="001018B2">
      <w:pPr>
        <w:widowControl w:val="0"/>
        <w:numPr>
          <w:ilvl w:val="1"/>
          <w:numId w:val="3"/>
        </w:numPr>
        <w:tabs>
          <w:tab w:val="clear" w:pos="1080"/>
          <w:tab w:val="num" w:pos="0"/>
        </w:tabs>
        <w:autoSpaceDE w:val="0"/>
        <w:autoSpaceDN w:val="0"/>
        <w:adjustRightInd w:val="0"/>
        <w:spacing w:line="240" w:lineRule="atLeast"/>
        <w:ind w:left="0" w:firstLine="0"/>
        <w:jc w:val="both"/>
        <w:rPr>
          <w:snapToGrid w:val="0"/>
          <w:spacing w:val="-3"/>
          <w:sz w:val="24"/>
          <w:szCs w:val="24"/>
        </w:rPr>
      </w:pPr>
      <w:r w:rsidRPr="00DA16FA">
        <w:rPr>
          <w:sz w:val="24"/>
          <w:szCs w:val="24"/>
        </w:rPr>
        <w:t>All documents, records, drawings</w:t>
      </w:r>
      <w:r>
        <w:rPr>
          <w:sz w:val="24"/>
          <w:szCs w:val="24"/>
        </w:rPr>
        <w:t xml:space="preserve">, Samples, </w:t>
      </w:r>
      <w:r w:rsidR="0092751B">
        <w:rPr>
          <w:sz w:val="24"/>
          <w:szCs w:val="24"/>
        </w:rPr>
        <w:t>Biogen</w:t>
      </w:r>
      <w:r>
        <w:rPr>
          <w:sz w:val="24"/>
          <w:szCs w:val="24"/>
        </w:rPr>
        <w:t xml:space="preserve"> Materials</w:t>
      </w:r>
      <w:r w:rsidRPr="00DA16FA">
        <w:rPr>
          <w:sz w:val="24"/>
          <w:szCs w:val="24"/>
        </w:rPr>
        <w:t xml:space="preserve"> and other tangible property, </w:t>
      </w:r>
      <w:r w:rsidRPr="00DA16FA">
        <w:rPr>
          <w:sz w:val="24"/>
          <w:szCs w:val="24"/>
        </w:rPr>
        <w:lastRenderedPageBreak/>
        <w:t xml:space="preserve">whether or not pertaining to </w:t>
      </w:r>
      <w:r w:rsidR="0092751B">
        <w:rPr>
          <w:sz w:val="24"/>
          <w:szCs w:val="24"/>
        </w:rPr>
        <w:t>Biogen</w:t>
      </w:r>
      <w:r w:rsidRPr="00DA16FA">
        <w:rPr>
          <w:sz w:val="24"/>
          <w:szCs w:val="24"/>
        </w:rPr>
        <w:t xml:space="preserve"> Confidential Information (as defined below), furnished to Vendor by </w:t>
      </w:r>
      <w:r w:rsidR="0092751B">
        <w:rPr>
          <w:sz w:val="24"/>
          <w:szCs w:val="24"/>
        </w:rPr>
        <w:t>Biogen</w:t>
      </w:r>
      <w:r w:rsidRPr="00DA16FA">
        <w:rPr>
          <w:sz w:val="24"/>
          <w:szCs w:val="24"/>
        </w:rPr>
        <w:t xml:space="preserve"> in </w:t>
      </w:r>
      <w:r w:rsidRPr="00DD0DEA">
        <w:rPr>
          <w:sz w:val="24"/>
          <w:szCs w:val="24"/>
        </w:rPr>
        <w:t xml:space="preserve">connection with </w:t>
      </w:r>
      <w:ins w:id="106" w:author="APSL Legal" w:date="2022-05-16T11:43:00Z">
        <w:r w:rsidR="000F2E5D">
          <w:rPr>
            <w:sz w:val="24"/>
            <w:szCs w:val="24"/>
          </w:rPr>
          <w:t>the Services</w:t>
        </w:r>
      </w:ins>
      <w:del w:id="107" w:author="APSL Legal" w:date="2022-05-16T11:43:00Z">
        <w:r w:rsidRPr="00DD0DEA" w:rsidDel="000F2E5D">
          <w:rPr>
            <w:sz w:val="24"/>
            <w:szCs w:val="24"/>
          </w:rPr>
          <w:delText xml:space="preserve">this Agreement </w:delText>
        </w:r>
      </w:del>
      <w:ins w:id="108" w:author="APSL Legal" w:date="2022-05-16T11:43:00Z">
        <w:r w:rsidR="000F2E5D">
          <w:rPr>
            <w:sz w:val="24"/>
            <w:szCs w:val="24"/>
          </w:rPr>
          <w:t xml:space="preserve"> </w:t>
        </w:r>
      </w:ins>
      <w:r w:rsidRPr="00DD0DEA">
        <w:rPr>
          <w:sz w:val="24"/>
          <w:szCs w:val="24"/>
        </w:rPr>
        <w:t>or otherwise</w:t>
      </w:r>
      <w:ins w:id="109" w:author="APSL Legal" w:date="2022-05-16T11:43:00Z">
        <w:r w:rsidR="000F2E5D">
          <w:rPr>
            <w:sz w:val="24"/>
            <w:szCs w:val="24"/>
          </w:rPr>
          <w:t xml:space="preserve"> in connection with a Work Schedule</w:t>
        </w:r>
      </w:ins>
      <w:r w:rsidRPr="00DD0DEA">
        <w:rPr>
          <w:sz w:val="24"/>
          <w:szCs w:val="24"/>
        </w:rPr>
        <w:t xml:space="preserve"> (“</w:t>
      </w:r>
      <w:r w:rsidR="0092751B">
        <w:rPr>
          <w:sz w:val="24"/>
          <w:szCs w:val="24"/>
        </w:rPr>
        <w:t>Biogen</w:t>
      </w:r>
      <w:r w:rsidRPr="00DD0DEA">
        <w:rPr>
          <w:sz w:val="24"/>
          <w:szCs w:val="24"/>
        </w:rPr>
        <w:t xml:space="preserve"> Property”), shall be and remain the sole property of </w:t>
      </w:r>
      <w:r w:rsidR="0092751B">
        <w:rPr>
          <w:sz w:val="24"/>
          <w:szCs w:val="24"/>
        </w:rPr>
        <w:t>Biogen</w:t>
      </w:r>
      <w:r w:rsidRPr="00DD0DEA">
        <w:rPr>
          <w:sz w:val="24"/>
          <w:szCs w:val="24"/>
        </w:rPr>
        <w:t xml:space="preserve">.  </w:t>
      </w:r>
      <w:r w:rsidRPr="00DD0DEA">
        <w:rPr>
          <w:rFonts w:cs="Arial"/>
          <w:color w:val="000000"/>
          <w:sz w:val="24"/>
          <w:szCs w:val="24"/>
        </w:rPr>
        <w:t xml:space="preserve">Vendor agrees that, at </w:t>
      </w:r>
      <w:r w:rsidR="0092751B">
        <w:rPr>
          <w:rFonts w:cs="Arial"/>
          <w:color w:val="000000"/>
          <w:sz w:val="24"/>
          <w:szCs w:val="24"/>
        </w:rPr>
        <w:t>Biogen</w:t>
      </w:r>
      <w:r w:rsidRPr="00DD0DEA">
        <w:rPr>
          <w:rFonts w:cs="Arial"/>
          <w:color w:val="000000"/>
          <w:sz w:val="24"/>
          <w:szCs w:val="24"/>
        </w:rPr>
        <w:t xml:space="preserve">’s </w:t>
      </w:r>
      <w:ins w:id="110" w:author="APSL Legal" w:date="2022-05-16T11:43:00Z">
        <w:r w:rsidR="000F2E5D">
          <w:rPr>
            <w:rFonts w:cs="Arial"/>
            <w:color w:val="000000"/>
            <w:sz w:val="24"/>
            <w:szCs w:val="24"/>
          </w:rPr>
          <w:t xml:space="preserve">written </w:t>
        </w:r>
      </w:ins>
      <w:r w:rsidRPr="00DD0DEA">
        <w:rPr>
          <w:rFonts w:cs="Arial"/>
          <w:color w:val="000000"/>
          <w:sz w:val="24"/>
          <w:szCs w:val="24"/>
        </w:rPr>
        <w:t>request, Vendor shall promptly (</w:t>
      </w:r>
      <w:proofErr w:type="spellStart"/>
      <w:r>
        <w:rPr>
          <w:rFonts w:cs="Arial"/>
          <w:color w:val="000000"/>
          <w:sz w:val="24"/>
          <w:szCs w:val="24"/>
        </w:rPr>
        <w:t>i</w:t>
      </w:r>
      <w:proofErr w:type="spellEnd"/>
      <w:r w:rsidRPr="00DD0DEA">
        <w:rPr>
          <w:rFonts w:cs="Arial"/>
          <w:color w:val="000000"/>
          <w:sz w:val="24"/>
          <w:szCs w:val="24"/>
        </w:rPr>
        <w:t xml:space="preserve">) </w:t>
      </w:r>
      <w:r>
        <w:rPr>
          <w:rFonts w:cs="Arial"/>
          <w:color w:val="000000"/>
          <w:sz w:val="24"/>
          <w:szCs w:val="24"/>
        </w:rPr>
        <w:t xml:space="preserve">return to </w:t>
      </w:r>
      <w:r w:rsidR="0092751B">
        <w:rPr>
          <w:rFonts w:cs="Arial"/>
          <w:color w:val="000000"/>
          <w:sz w:val="24"/>
          <w:szCs w:val="24"/>
        </w:rPr>
        <w:t>Biogen</w:t>
      </w:r>
      <w:r>
        <w:rPr>
          <w:rFonts w:cs="Arial"/>
          <w:color w:val="000000"/>
          <w:sz w:val="24"/>
          <w:szCs w:val="24"/>
        </w:rPr>
        <w:t xml:space="preserve"> all unused Samples and any associated </w:t>
      </w:r>
      <w:r w:rsidR="0092751B">
        <w:rPr>
          <w:rFonts w:cs="Arial"/>
          <w:color w:val="000000"/>
          <w:sz w:val="24"/>
          <w:szCs w:val="24"/>
        </w:rPr>
        <w:t>Biogen</w:t>
      </w:r>
      <w:r>
        <w:rPr>
          <w:rFonts w:cs="Arial"/>
          <w:color w:val="000000"/>
          <w:sz w:val="24"/>
          <w:szCs w:val="24"/>
        </w:rPr>
        <w:t xml:space="preserve"> Materials</w:t>
      </w:r>
      <w:ins w:id="111" w:author="APSL Legal" w:date="2022-05-16T11:43:00Z">
        <w:r w:rsidR="000F2E5D">
          <w:rPr>
            <w:rFonts w:cs="Arial"/>
            <w:color w:val="000000"/>
            <w:sz w:val="24"/>
            <w:szCs w:val="24"/>
          </w:rPr>
          <w:t xml:space="preserve"> at Biogen’s cost</w:t>
        </w:r>
      </w:ins>
      <w:r>
        <w:rPr>
          <w:rFonts w:cs="Arial"/>
          <w:color w:val="000000"/>
          <w:sz w:val="24"/>
          <w:szCs w:val="24"/>
        </w:rPr>
        <w:t xml:space="preserve">, (ii) </w:t>
      </w:r>
      <w:r w:rsidRPr="00DD0DEA">
        <w:rPr>
          <w:rFonts w:cs="Arial"/>
          <w:color w:val="000000"/>
          <w:sz w:val="24"/>
          <w:szCs w:val="24"/>
        </w:rPr>
        <w:t xml:space="preserve">return to </w:t>
      </w:r>
      <w:r w:rsidR="0092751B">
        <w:rPr>
          <w:rFonts w:cs="Arial"/>
          <w:color w:val="000000"/>
          <w:sz w:val="24"/>
          <w:szCs w:val="24"/>
        </w:rPr>
        <w:t>Biogen</w:t>
      </w:r>
      <w:r w:rsidRPr="00DD0DEA">
        <w:rPr>
          <w:rFonts w:cs="Arial"/>
          <w:color w:val="000000"/>
          <w:sz w:val="24"/>
          <w:szCs w:val="24"/>
        </w:rPr>
        <w:t xml:space="preserve"> </w:t>
      </w:r>
      <w:ins w:id="112" w:author="APSL Legal" w:date="2022-05-16T11:44:00Z">
        <w:r w:rsidR="00386ABC">
          <w:rPr>
            <w:rFonts w:cs="Arial"/>
            <w:color w:val="000000"/>
            <w:sz w:val="24"/>
            <w:szCs w:val="24"/>
          </w:rPr>
          <w:t xml:space="preserve">or destroy </w:t>
        </w:r>
      </w:ins>
      <w:r w:rsidRPr="00DD0DEA">
        <w:rPr>
          <w:rFonts w:cs="Arial"/>
          <w:color w:val="000000"/>
          <w:sz w:val="24"/>
          <w:szCs w:val="24"/>
        </w:rPr>
        <w:t xml:space="preserve">any and all parts of the </w:t>
      </w:r>
      <w:r w:rsidR="0092751B">
        <w:rPr>
          <w:rFonts w:cs="Arial"/>
          <w:color w:val="000000"/>
          <w:sz w:val="24"/>
          <w:szCs w:val="24"/>
        </w:rPr>
        <w:t>Biogen</w:t>
      </w:r>
      <w:r w:rsidRPr="00DD0DEA">
        <w:rPr>
          <w:rFonts w:cs="Arial"/>
          <w:color w:val="000000"/>
          <w:sz w:val="24"/>
          <w:szCs w:val="24"/>
        </w:rPr>
        <w:t xml:space="preserve"> Property provi</w:t>
      </w:r>
      <w:r>
        <w:rPr>
          <w:rFonts w:cs="Arial"/>
          <w:color w:val="000000"/>
          <w:sz w:val="24"/>
          <w:szCs w:val="24"/>
        </w:rPr>
        <w:t xml:space="preserve">ded by </w:t>
      </w:r>
      <w:r w:rsidR="0092751B">
        <w:rPr>
          <w:rFonts w:cs="Arial"/>
          <w:color w:val="000000"/>
          <w:sz w:val="24"/>
          <w:szCs w:val="24"/>
        </w:rPr>
        <w:t>Biogen</w:t>
      </w:r>
      <w:r>
        <w:rPr>
          <w:rFonts w:cs="Arial"/>
          <w:color w:val="000000"/>
          <w:sz w:val="24"/>
          <w:szCs w:val="24"/>
        </w:rPr>
        <w:t xml:space="preserve"> to Vendor in </w:t>
      </w:r>
      <w:r w:rsidRPr="00DD0DEA">
        <w:rPr>
          <w:rFonts w:cs="Arial"/>
          <w:color w:val="000000"/>
          <w:sz w:val="24"/>
          <w:szCs w:val="24"/>
        </w:rPr>
        <w:t xml:space="preserve">documentary form, including all copies and other tangible embodiments thereof made by the Vendor’s </w:t>
      </w:r>
      <w:r>
        <w:rPr>
          <w:rFonts w:cs="Arial"/>
          <w:color w:val="000000"/>
          <w:sz w:val="24"/>
          <w:szCs w:val="24"/>
        </w:rPr>
        <w:t>Representatives</w:t>
      </w:r>
      <w:r w:rsidRPr="00DD0DEA">
        <w:rPr>
          <w:rFonts w:cs="Arial"/>
          <w:color w:val="000000"/>
          <w:sz w:val="24"/>
          <w:szCs w:val="24"/>
        </w:rPr>
        <w:t xml:space="preserve"> or collaborators, and (</w:t>
      </w:r>
      <w:r>
        <w:rPr>
          <w:rFonts w:cs="Arial"/>
          <w:color w:val="000000"/>
          <w:sz w:val="24"/>
          <w:szCs w:val="24"/>
        </w:rPr>
        <w:t>ii</w:t>
      </w:r>
      <w:r w:rsidRPr="00DD0DEA">
        <w:rPr>
          <w:rFonts w:cs="Arial"/>
          <w:color w:val="000000"/>
          <w:sz w:val="24"/>
          <w:szCs w:val="24"/>
        </w:rPr>
        <w:t xml:space="preserve">) destroy all </w:t>
      </w:r>
      <w:r w:rsidR="0092751B">
        <w:rPr>
          <w:rFonts w:cs="Arial"/>
          <w:color w:val="000000"/>
          <w:sz w:val="24"/>
          <w:szCs w:val="24"/>
        </w:rPr>
        <w:t>Biogen</w:t>
      </w:r>
      <w:r w:rsidRPr="00DD0DEA">
        <w:rPr>
          <w:rFonts w:cs="Arial"/>
          <w:color w:val="000000"/>
          <w:sz w:val="24"/>
          <w:szCs w:val="24"/>
        </w:rPr>
        <w:t xml:space="preserve"> Property in Vendor’s possession and stored in then-accessible electronic or other media.</w:t>
      </w:r>
      <w:r w:rsidRPr="00DD0DEA">
        <w:rPr>
          <w:sz w:val="24"/>
          <w:szCs w:val="24"/>
        </w:rPr>
        <w:t xml:space="preserve">  Vendor shall not keep any such property or</w:t>
      </w:r>
      <w:r w:rsidRPr="00DA16FA">
        <w:rPr>
          <w:sz w:val="24"/>
          <w:szCs w:val="24"/>
        </w:rPr>
        <w:t xml:space="preserve"> any reproduction of such property upon such termination.  </w:t>
      </w:r>
    </w:p>
    <w:p w14:paraId="498167F6" w14:textId="77777777" w:rsidR="001018B2" w:rsidRPr="00DA16FA" w:rsidRDefault="001018B2" w:rsidP="001018B2">
      <w:pPr>
        <w:widowControl w:val="0"/>
        <w:autoSpaceDE w:val="0"/>
        <w:autoSpaceDN w:val="0"/>
        <w:adjustRightInd w:val="0"/>
        <w:spacing w:line="240" w:lineRule="atLeast"/>
        <w:jc w:val="both"/>
        <w:rPr>
          <w:color w:val="000000"/>
          <w:sz w:val="24"/>
          <w:szCs w:val="24"/>
        </w:rPr>
      </w:pPr>
    </w:p>
    <w:p w14:paraId="047E1FF6" w14:textId="77777777" w:rsidR="001018B2" w:rsidRPr="00DA16FA" w:rsidRDefault="001018B2" w:rsidP="001018B2">
      <w:pPr>
        <w:widowControl w:val="0"/>
        <w:jc w:val="both"/>
        <w:rPr>
          <w:snapToGrid w:val="0"/>
          <w:sz w:val="24"/>
          <w:szCs w:val="24"/>
        </w:rPr>
      </w:pPr>
      <w:r>
        <w:rPr>
          <w:snapToGrid w:val="0"/>
          <w:sz w:val="24"/>
          <w:szCs w:val="24"/>
        </w:rPr>
        <w:t>5</w:t>
      </w:r>
      <w:r w:rsidRPr="00DA16FA">
        <w:rPr>
          <w:snapToGrid w:val="0"/>
          <w:sz w:val="24"/>
          <w:szCs w:val="24"/>
        </w:rPr>
        <w:t>.</w:t>
      </w:r>
      <w:r w:rsidRPr="00DA16FA">
        <w:rPr>
          <w:snapToGrid w:val="0"/>
          <w:sz w:val="24"/>
          <w:szCs w:val="24"/>
        </w:rPr>
        <w:tab/>
      </w:r>
      <w:r w:rsidRPr="00DA16FA">
        <w:rPr>
          <w:b/>
          <w:bCs/>
          <w:smallCaps/>
          <w:snapToGrid w:val="0"/>
          <w:sz w:val="24"/>
          <w:szCs w:val="24"/>
        </w:rPr>
        <w:t>Confidentiality</w:t>
      </w:r>
    </w:p>
    <w:p w14:paraId="759CE0CD" w14:textId="77777777" w:rsidR="001018B2" w:rsidRPr="00DA16FA" w:rsidRDefault="001018B2" w:rsidP="001018B2">
      <w:pPr>
        <w:widowControl w:val="0"/>
        <w:jc w:val="both"/>
        <w:rPr>
          <w:snapToGrid w:val="0"/>
          <w:sz w:val="24"/>
          <w:szCs w:val="24"/>
        </w:rPr>
      </w:pPr>
    </w:p>
    <w:p w14:paraId="1E6920C5" w14:textId="73696DBF" w:rsidR="001018B2" w:rsidRDefault="001018B2" w:rsidP="001018B2">
      <w:pPr>
        <w:pStyle w:val="BodyTextIndent2"/>
        <w:ind w:firstLine="0"/>
        <w:rPr>
          <w:sz w:val="24"/>
          <w:szCs w:val="24"/>
        </w:rPr>
      </w:pPr>
      <w:r>
        <w:rPr>
          <w:sz w:val="24"/>
          <w:szCs w:val="24"/>
        </w:rPr>
        <w:t>5</w:t>
      </w:r>
      <w:r w:rsidRPr="00DA16FA">
        <w:rPr>
          <w:sz w:val="24"/>
          <w:szCs w:val="24"/>
        </w:rPr>
        <w:t>.1</w:t>
      </w:r>
      <w:r w:rsidRPr="00DA16FA">
        <w:rPr>
          <w:sz w:val="24"/>
          <w:szCs w:val="24"/>
        </w:rPr>
        <w:tab/>
        <w:t xml:space="preserve">Vendor agrees to treat as the confidential and exclusive property of </w:t>
      </w:r>
      <w:r w:rsidR="0092751B">
        <w:rPr>
          <w:sz w:val="24"/>
          <w:szCs w:val="24"/>
        </w:rPr>
        <w:t>Biogen</w:t>
      </w:r>
      <w:r w:rsidRPr="00DA16FA">
        <w:rPr>
          <w:sz w:val="24"/>
          <w:szCs w:val="24"/>
        </w:rPr>
        <w:t xml:space="preserve"> </w:t>
      </w:r>
      <w:r>
        <w:rPr>
          <w:sz w:val="24"/>
          <w:szCs w:val="24"/>
        </w:rPr>
        <w:t>(</w:t>
      </w:r>
      <w:proofErr w:type="spellStart"/>
      <w:r>
        <w:rPr>
          <w:sz w:val="24"/>
          <w:szCs w:val="24"/>
        </w:rPr>
        <w:t>i</w:t>
      </w:r>
      <w:proofErr w:type="spellEnd"/>
      <w:r>
        <w:rPr>
          <w:sz w:val="24"/>
          <w:szCs w:val="24"/>
        </w:rPr>
        <w:t xml:space="preserve">) all </w:t>
      </w:r>
      <w:ins w:id="113" w:author="APSL Legal" w:date="2022-05-16T11:49:00Z">
        <w:r w:rsidR="00AB6210">
          <w:rPr>
            <w:sz w:val="24"/>
            <w:szCs w:val="24"/>
          </w:rPr>
          <w:t xml:space="preserve">proprietary </w:t>
        </w:r>
      </w:ins>
      <w:r>
        <w:rPr>
          <w:sz w:val="24"/>
          <w:szCs w:val="24"/>
        </w:rPr>
        <w:t xml:space="preserve">information that is disclosed to Vendor by or on behalf of </w:t>
      </w:r>
      <w:r w:rsidR="0092751B">
        <w:rPr>
          <w:sz w:val="24"/>
          <w:szCs w:val="24"/>
        </w:rPr>
        <w:t>Biogen</w:t>
      </w:r>
      <w:r>
        <w:rPr>
          <w:sz w:val="24"/>
          <w:szCs w:val="24"/>
        </w:rPr>
        <w:t xml:space="preserve"> in connection with or by reason of the Services, including, but not limited to, </w:t>
      </w:r>
      <w:r w:rsidR="0092751B">
        <w:rPr>
          <w:sz w:val="24"/>
          <w:szCs w:val="24"/>
        </w:rPr>
        <w:t>Biogen</w:t>
      </w:r>
      <w:r w:rsidRPr="00DA16FA">
        <w:rPr>
          <w:sz w:val="24"/>
          <w:szCs w:val="24"/>
        </w:rPr>
        <w:t xml:space="preserve"> Property</w:t>
      </w:r>
      <w:r>
        <w:rPr>
          <w:sz w:val="24"/>
          <w:szCs w:val="24"/>
        </w:rPr>
        <w:t xml:space="preserve"> and all </w:t>
      </w:r>
      <w:ins w:id="114" w:author="APSL Legal" w:date="2022-05-16T11:48:00Z">
        <w:r w:rsidR="00AB6210">
          <w:rPr>
            <w:sz w:val="24"/>
            <w:szCs w:val="24"/>
          </w:rPr>
          <w:t>non-pu</w:t>
        </w:r>
      </w:ins>
      <w:ins w:id="115" w:author="APSL Legal" w:date="2022-05-16T11:49:00Z">
        <w:r w:rsidR="00AB6210">
          <w:rPr>
            <w:sz w:val="24"/>
            <w:szCs w:val="24"/>
          </w:rPr>
          <w:t xml:space="preserve">blic </w:t>
        </w:r>
      </w:ins>
      <w:r>
        <w:rPr>
          <w:sz w:val="24"/>
          <w:szCs w:val="24"/>
        </w:rPr>
        <w:t xml:space="preserve">information and data relating to </w:t>
      </w:r>
      <w:r w:rsidR="0092751B">
        <w:rPr>
          <w:sz w:val="24"/>
          <w:szCs w:val="24"/>
        </w:rPr>
        <w:t>Biogen</w:t>
      </w:r>
      <w:r>
        <w:rPr>
          <w:sz w:val="24"/>
          <w:szCs w:val="24"/>
        </w:rPr>
        <w:t xml:space="preserve"> or its affiliates, and their respective products, business affairs, marketing and promotion plans or other operations</w:t>
      </w:r>
      <w:r w:rsidRPr="00DA16FA">
        <w:rPr>
          <w:sz w:val="24"/>
          <w:szCs w:val="24"/>
        </w:rPr>
        <w:t xml:space="preserve">; (ii) any confidential or proprietary information that is generated or created by Vendor </w:t>
      </w:r>
      <w:ins w:id="116" w:author="APSL Legal" w:date="2022-05-16T11:49:00Z">
        <w:r w:rsidR="00AB6210">
          <w:rPr>
            <w:sz w:val="24"/>
            <w:szCs w:val="24"/>
          </w:rPr>
          <w:t xml:space="preserve">for Biogen, </w:t>
        </w:r>
      </w:ins>
      <w:r w:rsidRPr="00DA16FA">
        <w:rPr>
          <w:sz w:val="24"/>
          <w:szCs w:val="24"/>
        </w:rPr>
        <w:t xml:space="preserve">in the course of performing Services under this Agreement for </w:t>
      </w:r>
      <w:r w:rsidR="0092751B">
        <w:rPr>
          <w:sz w:val="24"/>
          <w:szCs w:val="24"/>
        </w:rPr>
        <w:t>Biogen</w:t>
      </w:r>
      <w:r>
        <w:rPr>
          <w:sz w:val="24"/>
          <w:szCs w:val="24"/>
        </w:rPr>
        <w:t xml:space="preserve">, including, but not limited to, </w:t>
      </w:r>
      <w:r w:rsidR="0092751B">
        <w:rPr>
          <w:sz w:val="24"/>
          <w:szCs w:val="24"/>
        </w:rPr>
        <w:t>Biogen</w:t>
      </w:r>
      <w:r>
        <w:rPr>
          <w:sz w:val="24"/>
          <w:szCs w:val="24"/>
        </w:rPr>
        <w:t xml:space="preserve"> Deliverables; and (iii) the results of the Services</w:t>
      </w:r>
      <w:r w:rsidRPr="00DA16FA">
        <w:rPr>
          <w:sz w:val="24"/>
          <w:szCs w:val="24"/>
        </w:rPr>
        <w:t xml:space="preserve"> (collectively, the “</w:t>
      </w:r>
      <w:r w:rsidR="0092751B">
        <w:rPr>
          <w:sz w:val="24"/>
          <w:szCs w:val="24"/>
        </w:rPr>
        <w:t>Biogen</w:t>
      </w:r>
      <w:r w:rsidRPr="00DA16FA">
        <w:rPr>
          <w:sz w:val="24"/>
          <w:szCs w:val="24"/>
        </w:rPr>
        <w:t xml:space="preserve"> Confidential Information”). </w:t>
      </w:r>
      <w:r>
        <w:rPr>
          <w:sz w:val="24"/>
          <w:szCs w:val="24"/>
        </w:rPr>
        <w:t xml:space="preserve"> Vendor agrees to use any </w:t>
      </w:r>
      <w:r w:rsidR="0092751B">
        <w:rPr>
          <w:sz w:val="24"/>
          <w:szCs w:val="24"/>
        </w:rPr>
        <w:t>Biogen</w:t>
      </w:r>
      <w:r>
        <w:rPr>
          <w:sz w:val="24"/>
          <w:szCs w:val="24"/>
        </w:rPr>
        <w:t xml:space="preserve"> Confidential Information solely for purposes of providing Services to </w:t>
      </w:r>
      <w:r w:rsidR="0092751B">
        <w:rPr>
          <w:sz w:val="24"/>
          <w:szCs w:val="24"/>
        </w:rPr>
        <w:t>Biogen</w:t>
      </w:r>
      <w:r>
        <w:rPr>
          <w:sz w:val="24"/>
          <w:szCs w:val="24"/>
        </w:rPr>
        <w:t xml:space="preserve"> and for no other purpose without the prior written consent of </w:t>
      </w:r>
      <w:r w:rsidR="0092751B">
        <w:rPr>
          <w:sz w:val="24"/>
          <w:szCs w:val="24"/>
        </w:rPr>
        <w:t>Biogen</w:t>
      </w:r>
      <w:r>
        <w:rPr>
          <w:sz w:val="24"/>
          <w:szCs w:val="24"/>
        </w:rPr>
        <w:t xml:space="preserve">. </w:t>
      </w:r>
    </w:p>
    <w:p w14:paraId="421AE8A1" w14:textId="77777777" w:rsidR="001018B2" w:rsidRDefault="001018B2" w:rsidP="001018B2">
      <w:pPr>
        <w:pStyle w:val="BodyTextIndent2"/>
        <w:ind w:firstLine="0"/>
        <w:rPr>
          <w:sz w:val="24"/>
          <w:szCs w:val="24"/>
        </w:rPr>
      </w:pPr>
    </w:p>
    <w:p w14:paraId="1D5B31C5" w14:textId="0E75F7B9" w:rsidR="001018B2" w:rsidRPr="00107A1C" w:rsidRDefault="001018B2" w:rsidP="001018B2">
      <w:pPr>
        <w:pStyle w:val="BodyTextIndent2"/>
        <w:ind w:firstLine="0"/>
        <w:rPr>
          <w:sz w:val="24"/>
          <w:szCs w:val="24"/>
        </w:rPr>
      </w:pPr>
      <w:r>
        <w:rPr>
          <w:sz w:val="24"/>
          <w:szCs w:val="24"/>
        </w:rPr>
        <w:t>5.2</w:t>
      </w:r>
      <w:r>
        <w:rPr>
          <w:sz w:val="24"/>
          <w:szCs w:val="24"/>
        </w:rPr>
        <w:tab/>
      </w:r>
      <w:r w:rsidRPr="00107A1C">
        <w:rPr>
          <w:sz w:val="24"/>
          <w:szCs w:val="24"/>
        </w:rPr>
        <w:t xml:space="preserve">Vendor agrees not to disclose any </w:t>
      </w:r>
      <w:r w:rsidR="0092751B">
        <w:rPr>
          <w:sz w:val="24"/>
          <w:szCs w:val="24"/>
        </w:rPr>
        <w:t>Biogen</w:t>
      </w:r>
      <w:r w:rsidRPr="00107A1C">
        <w:rPr>
          <w:sz w:val="24"/>
          <w:szCs w:val="24"/>
        </w:rPr>
        <w:t xml:space="preserve"> Confidential Information to any third party for any purpose without obtaining the</w:t>
      </w:r>
      <w:r w:rsidR="00E33600">
        <w:rPr>
          <w:sz w:val="24"/>
          <w:szCs w:val="24"/>
        </w:rPr>
        <w:t xml:space="preserve"> prior</w:t>
      </w:r>
      <w:r w:rsidRPr="00107A1C">
        <w:rPr>
          <w:sz w:val="24"/>
          <w:szCs w:val="24"/>
        </w:rPr>
        <w:t xml:space="preserve"> written consent of </w:t>
      </w:r>
      <w:r w:rsidR="0092751B">
        <w:rPr>
          <w:sz w:val="24"/>
          <w:szCs w:val="24"/>
        </w:rPr>
        <w:t>Biogen</w:t>
      </w:r>
      <w:r w:rsidRPr="00107A1C">
        <w:rPr>
          <w:sz w:val="24"/>
          <w:szCs w:val="24"/>
        </w:rPr>
        <w:t>, except (</w:t>
      </w:r>
      <w:proofErr w:type="spellStart"/>
      <w:r w:rsidRPr="00107A1C">
        <w:rPr>
          <w:sz w:val="24"/>
          <w:szCs w:val="24"/>
        </w:rPr>
        <w:t>i</w:t>
      </w:r>
      <w:proofErr w:type="spellEnd"/>
      <w:r w:rsidRPr="00107A1C">
        <w:rPr>
          <w:sz w:val="24"/>
          <w:szCs w:val="24"/>
        </w:rPr>
        <w:t>) to the extent required by law</w:t>
      </w:r>
      <w:ins w:id="117" w:author="APSL Legal" w:date="2022-05-16T11:50:00Z">
        <w:r w:rsidR="00AB6210">
          <w:rPr>
            <w:sz w:val="24"/>
            <w:szCs w:val="24"/>
          </w:rPr>
          <w:t xml:space="preserve"> or regulation</w:t>
        </w:r>
      </w:ins>
      <w:r w:rsidRPr="00107A1C">
        <w:rPr>
          <w:sz w:val="24"/>
          <w:szCs w:val="24"/>
        </w:rPr>
        <w:t xml:space="preserve">; provided, that Vendor takes all reasonable steps to (a) provide </w:t>
      </w:r>
      <w:r w:rsidR="0092751B">
        <w:rPr>
          <w:sz w:val="24"/>
          <w:szCs w:val="24"/>
        </w:rPr>
        <w:t>Biogen</w:t>
      </w:r>
      <w:r w:rsidRPr="00107A1C">
        <w:rPr>
          <w:sz w:val="24"/>
          <w:szCs w:val="24"/>
        </w:rPr>
        <w:t xml:space="preserve"> with notice of and an opportunity to comment on such required disclosure</w:t>
      </w:r>
      <w:ins w:id="118" w:author="APSL Legal" w:date="2022-05-16T11:50:00Z">
        <w:r w:rsidR="00AB6210">
          <w:rPr>
            <w:sz w:val="24"/>
            <w:szCs w:val="24"/>
          </w:rPr>
          <w:t>, to the extent legally permissible</w:t>
        </w:r>
      </w:ins>
      <w:r w:rsidRPr="00107A1C">
        <w:rPr>
          <w:sz w:val="24"/>
          <w:szCs w:val="24"/>
        </w:rPr>
        <w:t xml:space="preserve">, (b) limit the scope of such disclosure, and (c) </w:t>
      </w:r>
      <w:ins w:id="119" w:author="APSL Legal" w:date="2022-05-16T11:58:00Z">
        <w:r w:rsidR="00F35E79">
          <w:rPr>
            <w:sz w:val="24"/>
            <w:szCs w:val="24"/>
          </w:rPr>
          <w:t xml:space="preserve">make reasonable efforts to </w:t>
        </w:r>
      </w:ins>
      <w:r w:rsidRPr="00107A1C">
        <w:rPr>
          <w:sz w:val="24"/>
          <w:szCs w:val="24"/>
        </w:rPr>
        <w:t xml:space="preserve">secure the confidential treatment of such disclosure by the recipient(s) thereof consistent with the terms and conditions of this Agreement, and (ii) as expressly set forth herein.  Vendor </w:t>
      </w:r>
      <w:r w:rsidRPr="00107A1C">
        <w:rPr>
          <w:color w:val="000000"/>
          <w:sz w:val="24"/>
          <w:szCs w:val="24"/>
        </w:rPr>
        <w:t xml:space="preserve">may disclose </w:t>
      </w:r>
      <w:r w:rsidR="0092751B">
        <w:rPr>
          <w:color w:val="000000"/>
          <w:sz w:val="24"/>
          <w:szCs w:val="24"/>
        </w:rPr>
        <w:t>Biogen</w:t>
      </w:r>
      <w:r w:rsidRPr="00107A1C">
        <w:rPr>
          <w:color w:val="000000"/>
          <w:sz w:val="24"/>
          <w:szCs w:val="24"/>
        </w:rPr>
        <w:t xml:space="preserve"> Confidential Information to its </w:t>
      </w:r>
      <w:ins w:id="120" w:author="APSL Legal" w:date="2022-05-16T11:59:00Z">
        <w:r w:rsidR="00F35E79">
          <w:rPr>
            <w:color w:val="000000"/>
            <w:sz w:val="24"/>
            <w:szCs w:val="24"/>
          </w:rPr>
          <w:t>Representatives</w:t>
        </w:r>
      </w:ins>
      <w:ins w:id="121" w:author="APSL Legal" w:date="2022-05-16T12:00:00Z">
        <w:r w:rsidR="00F35E79">
          <w:rPr>
            <w:color w:val="000000"/>
            <w:sz w:val="24"/>
            <w:szCs w:val="24"/>
          </w:rPr>
          <w:t xml:space="preserve">, </w:t>
        </w:r>
      </w:ins>
      <w:r w:rsidRPr="00107A1C">
        <w:rPr>
          <w:color w:val="000000"/>
          <w:sz w:val="24"/>
          <w:szCs w:val="24"/>
        </w:rPr>
        <w:t xml:space="preserve">consultants, advisors and collaborators, but only to the extent necessary </w:t>
      </w:r>
      <w:del w:id="122" w:author="APSL Legal" w:date="2022-05-16T12:00:00Z">
        <w:r w:rsidRPr="00107A1C" w:rsidDel="00F35E79">
          <w:rPr>
            <w:color w:val="000000"/>
            <w:sz w:val="24"/>
            <w:szCs w:val="24"/>
          </w:rPr>
          <w:delText>to perform</w:delText>
        </w:r>
      </w:del>
      <w:ins w:id="123" w:author="APSL Legal" w:date="2022-05-16T12:00:00Z">
        <w:r w:rsidR="00F35E79">
          <w:rPr>
            <w:color w:val="000000"/>
            <w:sz w:val="24"/>
            <w:szCs w:val="24"/>
          </w:rPr>
          <w:t>in connection with</w:t>
        </w:r>
      </w:ins>
      <w:r w:rsidRPr="00107A1C">
        <w:rPr>
          <w:color w:val="000000"/>
          <w:sz w:val="24"/>
          <w:szCs w:val="24"/>
        </w:rPr>
        <w:t xml:space="preserve"> the Services. Vendor agrees that any such </w:t>
      </w:r>
      <w:ins w:id="124" w:author="APSL Legal" w:date="2022-05-16T12:00:00Z">
        <w:r w:rsidR="0018518D">
          <w:rPr>
            <w:color w:val="000000"/>
            <w:sz w:val="24"/>
            <w:szCs w:val="24"/>
          </w:rPr>
          <w:t xml:space="preserve">Representatives, </w:t>
        </w:r>
      </w:ins>
      <w:r w:rsidRPr="00107A1C">
        <w:rPr>
          <w:color w:val="000000"/>
          <w:sz w:val="24"/>
          <w:szCs w:val="24"/>
        </w:rPr>
        <w:t xml:space="preserve">consultants, advisors and collaborators to whom </w:t>
      </w:r>
      <w:r w:rsidR="0092751B">
        <w:rPr>
          <w:color w:val="000000"/>
          <w:sz w:val="24"/>
          <w:szCs w:val="24"/>
        </w:rPr>
        <w:t>Biogen</w:t>
      </w:r>
      <w:r w:rsidRPr="00107A1C">
        <w:rPr>
          <w:color w:val="000000"/>
          <w:sz w:val="24"/>
          <w:szCs w:val="24"/>
        </w:rPr>
        <w:t xml:space="preserve"> Confidential Information is disclosed shall be advised of Vendor’s obligations under this Agreement and shall be bound by terms at least as restrictive as the terms hereof to protect the confidentiality of the </w:t>
      </w:r>
      <w:r w:rsidR="0092751B">
        <w:rPr>
          <w:color w:val="000000"/>
          <w:sz w:val="24"/>
          <w:szCs w:val="24"/>
        </w:rPr>
        <w:t>Biogen</w:t>
      </w:r>
      <w:r w:rsidRPr="00107A1C">
        <w:rPr>
          <w:color w:val="000000"/>
          <w:sz w:val="24"/>
          <w:szCs w:val="24"/>
        </w:rPr>
        <w:t xml:space="preserve"> Confidential Information pursuant to (x) a written agreement with Vendor or (y) the rules and standards of professional conduct to which such </w:t>
      </w:r>
      <w:ins w:id="125" w:author="APSL Legal" w:date="2022-05-16T12:00:00Z">
        <w:r w:rsidR="00695342">
          <w:rPr>
            <w:color w:val="000000"/>
            <w:sz w:val="24"/>
            <w:szCs w:val="24"/>
          </w:rPr>
          <w:t xml:space="preserve">Representative, </w:t>
        </w:r>
      </w:ins>
      <w:r w:rsidRPr="00107A1C">
        <w:rPr>
          <w:color w:val="000000"/>
          <w:sz w:val="24"/>
          <w:szCs w:val="24"/>
        </w:rPr>
        <w:t xml:space="preserve">consultant, advisor or collaborator is bound. </w:t>
      </w:r>
      <w:r w:rsidRPr="00107A1C">
        <w:rPr>
          <w:sz w:val="24"/>
          <w:szCs w:val="24"/>
        </w:rPr>
        <w:t xml:space="preserve">  </w:t>
      </w:r>
    </w:p>
    <w:p w14:paraId="4E911EC5" w14:textId="77777777" w:rsidR="001018B2" w:rsidRPr="00107A1C" w:rsidRDefault="001018B2" w:rsidP="001018B2">
      <w:pPr>
        <w:pStyle w:val="BodyTextIndent2"/>
        <w:ind w:firstLine="0"/>
        <w:rPr>
          <w:sz w:val="24"/>
          <w:szCs w:val="24"/>
        </w:rPr>
      </w:pPr>
    </w:p>
    <w:p w14:paraId="30563AFE" w14:textId="1D2E35BD" w:rsidR="001018B2" w:rsidRPr="008006AD" w:rsidRDefault="001018B2" w:rsidP="001018B2">
      <w:pPr>
        <w:pStyle w:val="BodyTextIndent2"/>
        <w:ind w:firstLine="0"/>
        <w:rPr>
          <w:sz w:val="24"/>
          <w:szCs w:val="24"/>
        </w:rPr>
      </w:pPr>
      <w:r>
        <w:rPr>
          <w:sz w:val="24"/>
          <w:szCs w:val="24"/>
        </w:rPr>
        <w:t>5</w:t>
      </w:r>
      <w:r w:rsidRPr="00DA16FA">
        <w:rPr>
          <w:sz w:val="24"/>
          <w:szCs w:val="24"/>
        </w:rPr>
        <w:t>.</w:t>
      </w:r>
      <w:r>
        <w:rPr>
          <w:sz w:val="24"/>
          <w:szCs w:val="24"/>
        </w:rPr>
        <w:t>3</w:t>
      </w:r>
      <w:r w:rsidRPr="00DA16FA">
        <w:rPr>
          <w:sz w:val="24"/>
          <w:szCs w:val="24"/>
        </w:rPr>
        <w:tab/>
      </w:r>
      <w:r w:rsidR="0092751B">
        <w:rPr>
          <w:sz w:val="24"/>
          <w:szCs w:val="24"/>
        </w:rPr>
        <w:t>Biogen</w:t>
      </w:r>
      <w:r w:rsidRPr="008006AD">
        <w:rPr>
          <w:sz w:val="24"/>
          <w:szCs w:val="24"/>
        </w:rPr>
        <w:t xml:space="preserve"> Confidential Information shall not include information concerning </w:t>
      </w:r>
      <w:r w:rsidR="0092751B">
        <w:rPr>
          <w:sz w:val="24"/>
          <w:szCs w:val="24"/>
        </w:rPr>
        <w:t>Biogen</w:t>
      </w:r>
      <w:r w:rsidRPr="008006AD">
        <w:rPr>
          <w:sz w:val="24"/>
          <w:szCs w:val="24"/>
        </w:rPr>
        <w:t xml:space="preserve"> that Vendor is able to </w:t>
      </w:r>
      <w:ins w:id="126" w:author="APSL Legal" w:date="2022-05-16T12:01:00Z">
        <w:r w:rsidR="008448F2">
          <w:rPr>
            <w:sz w:val="24"/>
            <w:szCs w:val="24"/>
          </w:rPr>
          <w:t xml:space="preserve">reasonably </w:t>
        </w:r>
      </w:ins>
      <w:r w:rsidRPr="008006AD">
        <w:rPr>
          <w:sz w:val="24"/>
          <w:szCs w:val="24"/>
        </w:rPr>
        <w:t xml:space="preserve">demonstrate </w:t>
      </w:r>
      <w:r w:rsidRPr="008006AD">
        <w:rPr>
          <w:color w:val="000000"/>
          <w:sz w:val="24"/>
          <w:szCs w:val="24"/>
        </w:rPr>
        <w:t>(</w:t>
      </w:r>
      <w:proofErr w:type="spellStart"/>
      <w:r>
        <w:rPr>
          <w:color w:val="000000"/>
          <w:sz w:val="24"/>
          <w:szCs w:val="24"/>
        </w:rPr>
        <w:t>i</w:t>
      </w:r>
      <w:proofErr w:type="spellEnd"/>
      <w:r w:rsidRPr="008006AD">
        <w:rPr>
          <w:color w:val="000000"/>
          <w:sz w:val="24"/>
          <w:szCs w:val="24"/>
        </w:rPr>
        <w:t xml:space="preserve">) was rightfully in its possession prior to receipt from </w:t>
      </w:r>
      <w:r w:rsidR="0092751B">
        <w:rPr>
          <w:color w:val="000000"/>
          <w:sz w:val="24"/>
          <w:szCs w:val="24"/>
        </w:rPr>
        <w:t>Biogen</w:t>
      </w:r>
      <w:r w:rsidRPr="008006AD">
        <w:rPr>
          <w:color w:val="000000"/>
          <w:sz w:val="24"/>
          <w:szCs w:val="24"/>
        </w:rPr>
        <w:t xml:space="preserve">, </w:t>
      </w:r>
      <w:r>
        <w:rPr>
          <w:color w:val="000000"/>
          <w:sz w:val="24"/>
          <w:szCs w:val="24"/>
        </w:rPr>
        <w:t>as evidenced by Vendor’s prior written records</w:t>
      </w:r>
      <w:ins w:id="127" w:author="APSL Legal" w:date="2022-05-16T12:01:00Z">
        <w:r w:rsidR="0004096D">
          <w:rPr>
            <w:color w:val="000000"/>
            <w:sz w:val="24"/>
            <w:szCs w:val="24"/>
          </w:rPr>
          <w:t xml:space="preserve"> or other competen</w:t>
        </w:r>
      </w:ins>
      <w:ins w:id="128" w:author="APSL Legal" w:date="2022-05-16T12:02:00Z">
        <w:r w:rsidR="0004096D">
          <w:rPr>
            <w:color w:val="000000"/>
            <w:sz w:val="24"/>
            <w:szCs w:val="24"/>
          </w:rPr>
          <w:t>t evidence</w:t>
        </w:r>
      </w:ins>
      <w:r>
        <w:rPr>
          <w:color w:val="000000"/>
          <w:sz w:val="24"/>
          <w:szCs w:val="24"/>
        </w:rPr>
        <w:t xml:space="preserve">, </w:t>
      </w:r>
      <w:r w:rsidRPr="008006AD">
        <w:rPr>
          <w:color w:val="000000"/>
          <w:sz w:val="24"/>
          <w:szCs w:val="24"/>
        </w:rPr>
        <w:t>(</w:t>
      </w:r>
      <w:r>
        <w:rPr>
          <w:color w:val="000000"/>
          <w:sz w:val="24"/>
          <w:szCs w:val="24"/>
        </w:rPr>
        <w:t>ii</w:t>
      </w:r>
      <w:r w:rsidRPr="008006AD">
        <w:rPr>
          <w:color w:val="000000"/>
          <w:sz w:val="24"/>
          <w:szCs w:val="24"/>
        </w:rPr>
        <w:t xml:space="preserve">) is now, or hereafter becomes, part of the public domain </w:t>
      </w:r>
      <w:ins w:id="129" w:author="APSL Legal" w:date="2022-05-16T12:02:00Z">
        <w:r w:rsidR="0004096D">
          <w:rPr>
            <w:color w:val="000000"/>
            <w:sz w:val="24"/>
            <w:szCs w:val="24"/>
          </w:rPr>
          <w:t xml:space="preserve">or otherwise publicly available </w:t>
        </w:r>
      </w:ins>
      <w:r w:rsidRPr="008006AD">
        <w:rPr>
          <w:color w:val="000000"/>
          <w:sz w:val="24"/>
          <w:szCs w:val="24"/>
        </w:rPr>
        <w:t xml:space="preserve">through no act or failure to act on the part of </w:t>
      </w:r>
      <w:r>
        <w:rPr>
          <w:color w:val="000000"/>
          <w:sz w:val="24"/>
          <w:szCs w:val="24"/>
        </w:rPr>
        <w:t>Vendor</w:t>
      </w:r>
      <w:r w:rsidRPr="008006AD">
        <w:rPr>
          <w:color w:val="000000"/>
          <w:sz w:val="24"/>
          <w:szCs w:val="24"/>
        </w:rPr>
        <w:t xml:space="preserve"> or its </w:t>
      </w:r>
      <w:r>
        <w:rPr>
          <w:color w:val="000000"/>
          <w:sz w:val="24"/>
          <w:szCs w:val="24"/>
        </w:rPr>
        <w:t>Representatives</w:t>
      </w:r>
      <w:r w:rsidRPr="008006AD">
        <w:rPr>
          <w:color w:val="000000"/>
          <w:sz w:val="24"/>
          <w:szCs w:val="24"/>
        </w:rPr>
        <w:t xml:space="preserve"> or collaborators</w:t>
      </w:r>
      <w:ins w:id="130" w:author="APSL Legal" w:date="2022-05-16T12:02:00Z">
        <w:r w:rsidR="0004096D">
          <w:rPr>
            <w:color w:val="000000"/>
            <w:sz w:val="24"/>
            <w:szCs w:val="24"/>
          </w:rPr>
          <w:t xml:space="preserve"> in breach hereof</w:t>
        </w:r>
      </w:ins>
      <w:r w:rsidRPr="008006AD">
        <w:rPr>
          <w:color w:val="000000"/>
          <w:sz w:val="24"/>
          <w:szCs w:val="24"/>
        </w:rPr>
        <w:t>, (</w:t>
      </w:r>
      <w:r>
        <w:rPr>
          <w:color w:val="000000"/>
          <w:sz w:val="24"/>
          <w:szCs w:val="24"/>
        </w:rPr>
        <w:t>iii</w:t>
      </w:r>
      <w:r w:rsidRPr="008006AD">
        <w:rPr>
          <w:color w:val="000000"/>
          <w:sz w:val="24"/>
          <w:szCs w:val="24"/>
        </w:rPr>
        <w:t xml:space="preserve">) becomes known to </w:t>
      </w:r>
      <w:r>
        <w:rPr>
          <w:color w:val="000000"/>
          <w:sz w:val="24"/>
          <w:szCs w:val="24"/>
        </w:rPr>
        <w:t xml:space="preserve">Vendor </w:t>
      </w:r>
      <w:r w:rsidRPr="008006AD">
        <w:rPr>
          <w:color w:val="000000"/>
          <w:sz w:val="24"/>
          <w:szCs w:val="24"/>
        </w:rPr>
        <w:t xml:space="preserve">through disclosure by a third party lawfully having possession of such </w:t>
      </w:r>
      <w:r w:rsidRPr="008006AD">
        <w:rPr>
          <w:color w:val="000000"/>
          <w:sz w:val="24"/>
          <w:szCs w:val="24"/>
        </w:rPr>
        <w:lastRenderedPageBreak/>
        <w:t>information and lawfully empowered to disclose such information, or (</w:t>
      </w:r>
      <w:r>
        <w:rPr>
          <w:color w:val="000000"/>
          <w:sz w:val="24"/>
          <w:szCs w:val="24"/>
        </w:rPr>
        <w:t>iv</w:t>
      </w:r>
      <w:r w:rsidRPr="008006AD">
        <w:rPr>
          <w:color w:val="000000"/>
          <w:sz w:val="24"/>
          <w:szCs w:val="24"/>
        </w:rPr>
        <w:t xml:space="preserve">) was independently developed by </w:t>
      </w:r>
      <w:r>
        <w:rPr>
          <w:color w:val="000000"/>
          <w:sz w:val="24"/>
          <w:szCs w:val="24"/>
        </w:rPr>
        <w:t xml:space="preserve">Vendor </w:t>
      </w:r>
      <w:r w:rsidRPr="008006AD">
        <w:rPr>
          <w:color w:val="000000"/>
          <w:sz w:val="24"/>
          <w:szCs w:val="24"/>
        </w:rPr>
        <w:t xml:space="preserve">without the aid, application, use </w:t>
      </w:r>
      <w:del w:id="131" w:author="APSL Legal" w:date="2022-05-16T12:02:00Z">
        <w:r w:rsidRPr="008006AD" w:rsidDel="0004096D">
          <w:rPr>
            <w:color w:val="000000"/>
            <w:sz w:val="24"/>
            <w:szCs w:val="24"/>
          </w:rPr>
          <w:delText xml:space="preserve">or benefit </w:delText>
        </w:r>
      </w:del>
      <w:r w:rsidRPr="008006AD">
        <w:rPr>
          <w:color w:val="000000"/>
          <w:sz w:val="24"/>
          <w:szCs w:val="24"/>
        </w:rPr>
        <w:t xml:space="preserve">of </w:t>
      </w:r>
      <w:ins w:id="132" w:author="APSL Legal" w:date="2022-05-16T12:02:00Z">
        <w:r w:rsidR="0004096D">
          <w:rPr>
            <w:color w:val="000000"/>
            <w:sz w:val="24"/>
            <w:szCs w:val="24"/>
          </w:rPr>
          <w:t xml:space="preserve">or reference to </w:t>
        </w:r>
      </w:ins>
      <w:r w:rsidR="0092751B">
        <w:rPr>
          <w:color w:val="000000"/>
          <w:sz w:val="24"/>
          <w:szCs w:val="24"/>
        </w:rPr>
        <w:t>Biogen</w:t>
      </w:r>
      <w:r>
        <w:rPr>
          <w:color w:val="000000"/>
          <w:sz w:val="24"/>
          <w:szCs w:val="24"/>
        </w:rPr>
        <w:t xml:space="preserve"> </w:t>
      </w:r>
      <w:r w:rsidRPr="008006AD">
        <w:rPr>
          <w:color w:val="000000"/>
          <w:sz w:val="24"/>
          <w:szCs w:val="24"/>
        </w:rPr>
        <w:t>Confidential Information disclosed under this Agreement</w:t>
      </w:r>
      <w:r>
        <w:rPr>
          <w:color w:val="000000"/>
          <w:sz w:val="24"/>
          <w:szCs w:val="24"/>
        </w:rPr>
        <w:t xml:space="preserve">, as evidenced by Vendor’s </w:t>
      </w:r>
      <w:del w:id="133" w:author="APSL Legal" w:date="2022-05-16T12:02:00Z">
        <w:r w:rsidDel="0004096D">
          <w:rPr>
            <w:color w:val="000000"/>
            <w:sz w:val="24"/>
            <w:szCs w:val="24"/>
          </w:rPr>
          <w:delText xml:space="preserve">prior </w:delText>
        </w:r>
      </w:del>
      <w:r>
        <w:rPr>
          <w:color w:val="000000"/>
          <w:sz w:val="24"/>
          <w:szCs w:val="24"/>
        </w:rPr>
        <w:t>written records</w:t>
      </w:r>
      <w:ins w:id="134" w:author="APSL Legal" w:date="2022-05-16T12:02:00Z">
        <w:r w:rsidR="0004096D">
          <w:rPr>
            <w:color w:val="000000"/>
            <w:sz w:val="24"/>
            <w:szCs w:val="24"/>
          </w:rPr>
          <w:t xml:space="preserve"> or other competent evidence</w:t>
        </w:r>
      </w:ins>
      <w:r w:rsidRPr="008006AD">
        <w:rPr>
          <w:color w:val="000000"/>
          <w:sz w:val="24"/>
          <w:szCs w:val="24"/>
        </w:rPr>
        <w:t xml:space="preserve">. </w:t>
      </w:r>
    </w:p>
    <w:p w14:paraId="7721EA6D" w14:textId="77777777" w:rsidR="001018B2" w:rsidRPr="00DA16FA" w:rsidRDefault="001018B2" w:rsidP="001018B2">
      <w:pPr>
        <w:pStyle w:val="BodyTextIndent2"/>
        <w:ind w:left="720" w:hanging="720"/>
        <w:rPr>
          <w:sz w:val="24"/>
          <w:szCs w:val="24"/>
        </w:rPr>
      </w:pPr>
    </w:p>
    <w:p w14:paraId="6B2B54BA" w14:textId="4D42FFED" w:rsidR="001018B2" w:rsidRPr="00DA16FA" w:rsidRDefault="001018B2" w:rsidP="001018B2">
      <w:pPr>
        <w:pStyle w:val="BodyTextIndent2"/>
        <w:ind w:firstLine="0"/>
        <w:rPr>
          <w:sz w:val="24"/>
          <w:szCs w:val="24"/>
        </w:rPr>
      </w:pPr>
      <w:r>
        <w:rPr>
          <w:sz w:val="24"/>
          <w:szCs w:val="24"/>
        </w:rPr>
        <w:t>5</w:t>
      </w:r>
      <w:r w:rsidRPr="00DA16FA">
        <w:rPr>
          <w:sz w:val="24"/>
          <w:szCs w:val="24"/>
        </w:rPr>
        <w:t>.</w:t>
      </w:r>
      <w:r>
        <w:rPr>
          <w:sz w:val="24"/>
          <w:szCs w:val="24"/>
        </w:rPr>
        <w:t>4</w:t>
      </w:r>
      <w:r w:rsidRPr="00DA16FA">
        <w:rPr>
          <w:sz w:val="24"/>
          <w:szCs w:val="24"/>
        </w:rPr>
        <w:tab/>
      </w:r>
      <w:ins w:id="135" w:author="APSL Legal" w:date="2022-05-16T12:03:00Z">
        <w:r w:rsidR="00CC06BE">
          <w:rPr>
            <w:sz w:val="24"/>
            <w:szCs w:val="24"/>
          </w:rPr>
          <w:t xml:space="preserve">Except as required by law or regulation, </w:t>
        </w:r>
      </w:ins>
      <w:r w:rsidRPr="00DA16FA">
        <w:rPr>
          <w:sz w:val="24"/>
          <w:szCs w:val="24"/>
        </w:rPr>
        <w:t>Vendor shall not publish any articles</w:t>
      </w:r>
      <w:r>
        <w:rPr>
          <w:sz w:val="24"/>
          <w:szCs w:val="24"/>
        </w:rPr>
        <w:t xml:space="preserve">, make any presentations or otherwise publicly disclose any information </w:t>
      </w:r>
      <w:r w:rsidRPr="00DA16FA">
        <w:rPr>
          <w:sz w:val="24"/>
          <w:szCs w:val="24"/>
        </w:rPr>
        <w:t>relating to the Services</w:t>
      </w:r>
      <w:r>
        <w:rPr>
          <w:sz w:val="24"/>
          <w:szCs w:val="24"/>
        </w:rPr>
        <w:t xml:space="preserve"> or </w:t>
      </w:r>
      <w:r w:rsidRPr="00DA16FA">
        <w:rPr>
          <w:sz w:val="24"/>
          <w:szCs w:val="24"/>
        </w:rPr>
        <w:t xml:space="preserve">the </w:t>
      </w:r>
      <w:del w:id="136" w:author="APSL Legal" w:date="2022-05-16T12:03:00Z">
        <w:r w:rsidRPr="00DA16FA" w:rsidDel="00CC06BE">
          <w:rPr>
            <w:sz w:val="24"/>
            <w:szCs w:val="24"/>
          </w:rPr>
          <w:delText xml:space="preserve">existence </w:delText>
        </w:r>
      </w:del>
      <w:ins w:id="137" w:author="APSL Legal" w:date="2022-05-16T12:03:00Z">
        <w:r w:rsidR="00CC06BE">
          <w:rPr>
            <w:sz w:val="24"/>
            <w:szCs w:val="24"/>
          </w:rPr>
          <w:t xml:space="preserve">subject matter </w:t>
        </w:r>
      </w:ins>
      <w:r w:rsidRPr="00DA16FA">
        <w:rPr>
          <w:sz w:val="24"/>
          <w:szCs w:val="24"/>
        </w:rPr>
        <w:t xml:space="preserve">of this Agreement, or referring to data, information or materials generated as part of the Services, in whole or in part, without the prior written consent of </w:t>
      </w:r>
      <w:r w:rsidR="0092751B">
        <w:rPr>
          <w:sz w:val="24"/>
          <w:szCs w:val="24"/>
        </w:rPr>
        <w:t>Biogen</w:t>
      </w:r>
      <w:r w:rsidRPr="00DA16FA">
        <w:rPr>
          <w:sz w:val="24"/>
          <w:szCs w:val="24"/>
        </w:rPr>
        <w:t xml:space="preserve">.  </w:t>
      </w:r>
    </w:p>
    <w:p w14:paraId="785E4A98" w14:textId="77777777" w:rsidR="001018B2" w:rsidRPr="00DA16FA" w:rsidRDefault="001018B2" w:rsidP="001018B2">
      <w:pPr>
        <w:ind w:left="720" w:hanging="720"/>
        <w:jc w:val="both"/>
        <w:rPr>
          <w:sz w:val="24"/>
          <w:szCs w:val="24"/>
        </w:rPr>
      </w:pPr>
    </w:p>
    <w:p w14:paraId="5460A021" w14:textId="1A4EA867" w:rsidR="001018B2" w:rsidRPr="00DA16FA" w:rsidRDefault="001018B2" w:rsidP="001018B2">
      <w:pPr>
        <w:jc w:val="both"/>
        <w:rPr>
          <w:sz w:val="24"/>
          <w:szCs w:val="24"/>
        </w:rPr>
      </w:pPr>
      <w:r>
        <w:rPr>
          <w:sz w:val="24"/>
          <w:szCs w:val="24"/>
        </w:rPr>
        <w:t>5</w:t>
      </w:r>
      <w:r w:rsidRPr="00DA16FA">
        <w:rPr>
          <w:sz w:val="24"/>
          <w:szCs w:val="24"/>
        </w:rPr>
        <w:t>.</w:t>
      </w:r>
      <w:r>
        <w:rPr>
          <w:sz w:val="24"/>
          <w:szCs w:val="24"/>
        </w:rPr>
        <w:t>5</w:t>
      </w:r>
      <w:r w:rsidRPr="00DA16FA">
        <w:rPr>
          <w:sz w:val="24"/>
          <w:szCs w:val="24"/>
        </w:rPr>
        <w:tab/>
        <w:t xml:space="preserve">Vendor agrees that, upon </w:t>
      </w:r>
      <w:del w:id="138" w:author="APSL Legal" w:date="2022-05-16T12:03:00Z">
        <w:r w:rsidRPr="00DA16FA" w:rsidDel="009E382B">
          <w:rPr>
            <w:sz w:val="24"/>
            <w:szCs w:val="24"/>
          </w:rPr>
          <w:delText xml:space="preserve">the earlier to occur of (i) </w:delText>
        </w:r>
      </w:del>
      <w:r w:rsidR="0092751B">
        <w:rPr>
          <w:sz w:val="24"/>
          <w:szCs w:val="24"/>
        </w:rPr>
        <w:t>Biogen</w:t>
      </w:r>
      <w:r w:rsidRPr="00DA16FA">
        <w:rPr>
          <w:sz w:val="24"/>
          <w:szCs w:val="24"/>
        </w:rPr>
        <w:t xml:space="preserve">’s </w:t>
      </w:r>
      <w:ins w:id="139" w:author="APSL Legal" w:date="2022-05-16T12:03:00Z">
        <w:r w:rsidR="009E382B">
          <w:rPr>
            <w:sz w:val="24"/>
            <w:szCs w:val="24"/>
          </w:rPr>
          <w:t xml:space="preserve">written </w:t>
        </w:r>
      </w:ins>
      <w:r w:rsidRPr="00DA16FA">
        <w:rPr>
          <w:sz w:val="24"/>
          <w:szCs w:val="24"/>
        </w:rPr>
        <w:t xml:space="preserve">request </w:t>
      </w:r>
      <w:del w:id="140" w:author="APSL Legal" w:date="2022-05-16T12:03:00Z">
        <w:r w:rsidRPr="00DA16FA" w:rsidDel="009E382B">
          <w:rPr>
            <w:sz w:val="24"/>
            <w:szCs w:val="24"/>
          </w:rPr>
          <w:delText>or (ii)</w:delText>
        </w:r>
      </w:del>
      <w:ins w:id="141" w:author="APSL Legal" w:date="2022-05-16T12:03:00Z">
        <w:r w:rsidR="009E382B">
          <w:rPr>
            <w:sz w:val="24"/>
            <w:szCs w:val="24"/>
          </w:rPr>
          <w:t>at</w:t>
        </w:r>
      </w:ins>
      <w:r w:rsidRPr="00DA16FA">
        <w:rPr>
          <w:sz w:val="24"/>
          <w:szCs w:val="24"/>
        </w:rPr>
        <w:t xml:space="preserve"> termination or expiration of this Agreement, Vendor shall</w:t>
      </w:r>
      <w:r>
        <w:rPr>
          <w:sz w:val="24"/>
          <w:szCs w:val="24"/>
        </w:rPr>
        <w:t xml:space="preserve"> </w:t>
      </w:r>
      <w:r w:rsidRPr="00DA16FA">
        <w:rPr>
          <w:sz w:val="24"/>
          <w:szCs w:val="24"/>
        </w:rPr>
        <w:t xml:space="preserve">(a) return to </w:t>
      </w:r>
      <w:r w:rsidR="0092751B">
        <w:rPr>
          <w:sz w:val="24"/>
          <w:szCs w:val="24"/>
        </w:rPr>
        <w:t>Biogen</w:t>
      </w:r>
      <w:r w:rsidRPr="00DA16FA">
        <w:rPr>
          <w:sz w:val="24"/>
          <w:szCs w:val="24"/>
        </w:rPr>
        <w:t xml:space="preserve"> </w:t>
      </w:r>
      <w:ins w:id="142" w:author="APSL Legal" w:date="2022-05-16T12:03:00Z">
        <w:r w:rsidR="009E382B">
          <w:rPr>
            <w:sz w:val="24"/>
            <w:szCs w:val="24"/>
          </w:rPr>
          <w:t xml:space="preserve">or destroy </w:t>
        </w:r>
      </w:ins>
      <w:r w:rsidRPr="00DA16FA">
        <w:rPr>
          <w:sz w:val="24"/>
          <w:szCs w:val="24"/>
        </w:rPr>
        <w:t xml:space="preserve">any and all parts of the </w:t>
      </w:r>
      <w:r w:rsidR="0092751B">
        <w:rPr>
          <w:sz w:val="24"/>
          <w:szCs w:val="24"/>
        </w:rPr>
        <w:t>Biogen</w:t>
      </w:r>
      <w:r w:rsidRPr="00DA16FA">
        <w:rPr>
          <w:sz w:val="24"/>
          <w:szCs w:val="24"/>
        </w:rPr>
        <w:t xml:space="preserve"> Confidential Information provided to Vendor in documentary</w:t>
      </w:r>
      <w:r w:rsidR="00E33600">
        <w:rPr>
          <w:sz w:val="24"/>
          <w:szCs w:val="24"/>
        </w:rPr>
        <w:t xml:space="preserve"> or other tangible</w:t>
      </w:r>
      <w:r w:rsidRPr="00DA16FA">
        <w:rPr>
          <w:sz w:val="24"/>
          <w:szCs w:val="24"/>
        </w:rPr>
        <w:t xml:space="preserve"> form, including all copies and other tangible embodiments thereof made by Vendor’s </w:t>
      </w:r>
      <w:r>
        <w:rPr>
          <w:sz w:val="24"/>
          <w:szCs w:val="24"/>
        </w:rPr>
        <w:t>Representatives</w:t>
      </w:r>
      <w:r w:rsidRPr="00DA16FA">
        <w:rPr>
          <w:sz w:val="24"/>
          <w:szCs w:val="24"/>
        </w:rPr>
        <w:t xml:space="preserve"> or collaborators, and (b) destroy all </w:t>
      </w:r>
      <w:r w:rsidR="0092751B">
        <w:rPr>
          <w:sz w:val="24"/>
          <w:szCs w:val="24"/>
        </w:rPr>
        <w:t>Biogen</w:t>
      </w:r>
      <w:r w:rsidRPr="00DA16FA">
        <w:rPr>
          <w:sz w:val="24"/>
          <w:szCs w:val="24"/>
        </w:rPr>
        <w:t xml:space="preserve"> Confidential Information in Vendor’s possession and stored in then-accessible electronic or other media.  </w:t>
      </w:r>
      <w:del w:id="143" w:author="APSL Legal" w:date="2022-05-16T12:04:00Z">
        <w:r w:rsidRPr="00DA16FA" w:rsidDel="009E382B">
          <w:rPr>
            <w:sz w:val="24"/>
            <w:szCs w:val="24"/>
          </w:rPr>
          <w:delText>In no event shall Vendor dispose of any materials or data or other information obtained or generated in the course of providing the Services under this Agreement</w:delText>
        </w:r>
        <w:r w:rsidR="00E33600" w:rsidDel="009E382B">
          <w:rPr>
            <w:sz w:val="24"/>
            <w:szCs w:val="24"/>
          </w:rPr>
          <w:delText>, or any Work Schedule hereto,</w:delText>
        </w:r>
        <w:r w:rsidRPr="00DA16FA" w:rsidDel="009E382B">
          <w:rPr>
            <w:sz w:val="24"/>
            <w:szCs w:val="24"/>
          </w:rPr>
          <w:delText xml:space="preserve"> without giving </w:delText>
        </w:r>
        <w:r w:rsidR="0092751B" w:rsidDel="009E382B">
          <w:rPr>
            <w:sz w:val="24"/>
            <w:szCs w:val="24"/>
          </w:rPr>
          <w:delText>Biogen</w:delText>
        </w:r>
        <w:r w:rsidRPr="00DA16FA" w:rsidDel="009E382B">
          <w:rPr>
            <w:sz w:val="24"/>
            <w:szCs w:val="24"/>
          </w:rPr>
          <w:delText xml:space="preserve"> sixty (60) days’ prior written notice of Vendor’s intent to do so.</w:delText>
        </w:r>
      </w:del>
      <w:ins w:id="144" w:author="APSL Legal" w:date="2022-05-16T12:04:00Z">
        <w:r w:rsidR="009E382B">
          <w:rPr>
            <w:sz w:val="24"/>
            <w:szCs w:val="24"/>
          </w:rPr>
          <w:t xml:space="preserve"> Vendor may retain a copy of the Confidential Information in accordance with its internal archival policies to evidence Services provided hereu</w:t>
        </w:r>
      </w:ins>
      <w:ins w:id="145" w:author="APSL Legal" w:date="2022-05-16T12:05:00Z">
        <w:r w:rsidR="009E382B">
          <w:rPr>
            <w:sz w:val="24"/>
            <w:szCs w:val="24"/>
          </w:rPr>
          <w:t>nder.</w:t>
        </w:r>
      </w:ins>
    </w:p>
    <w:p w14:paraId="19EBF605" w14:textId="77777777" w:rsidR="001018B2" w:rsidRPr="00DA16FA" w:rsidRDefault="001018B2" w:rsidP="001018B2">
      <w:pPr>
        <w:jc w:val="both"/>
        <w:rPr>
          <w:sz w:val="24"/>
          <w:szCs w:val="24"/>
        </w:rPr>
      </w:pPr>
    </w:p>
    <w:p w14:paraId="0C49E41A" w14:textId="3B843ADF" w:rsidR="001018B2" w:rsidRPr="00DA16FA" w:rsidRDefault="001018B2" w:rsidP="001018B2">
      <w:pPr>
        <w:jc w:val="both"/>
        <w:rPr>
          <w:sz w:val="24"/>
          <w:szCs w:val="24"/>
        </w:rPr>
      </w:pPr>
      <w:r>
        <w:rPr>
          <w:sz w:val="24"/>
          <w:szCs w:val="24"/>
        </w:rPr>
        <w:t>5</w:t>
      </w:r>
      <w:r w:rsidRPr="00DA16FA">
        <w:rPr>
          <w:sz w:val="24"/>
          <w:szCs w:val="24"/>
        </w:rPr>
        <w:t>.</w:t>
      </w:r>
      <w:r>
        <w:rPr>
          <w:sz w:val="24"/>
          <w:szCs w:val="24"/>
        </w:rPr>
        <w:t>6</w:t>
      </w:r>
      <w:r w:rsidRPr="00DA16FA">
        <w:rPr>
          <w:sz w:val="24"/>
          <w:szCs w:val="24"/>
        </w:rPr>
        <w:tab/>
        <w:t xml:space="preserve">With the exception of any Deliverables created hereunder, </w:t>
      </w:r>
      <w:r w:rsidR="0092751B">
        <w:rPr>
          <w:sz w:val="24"/>
          <w:szCs w:val="24"/>
        </w:rPr>
        <w:t>Biogen</w:t>
      </w:r>
      <w:r w:rsidRPr="00DA16FA">
        <w:rPr>
          <w:sz w:val="24"/>
          <w:szCs w:val="24"/>
        </w:rPr>
        <w:t xml:space="preserve"> agrees to protect and treat as </w:t>
      </w:r>
      <w:r>
        <w:rPr>
          <w:sz w:val="24"/>
          <w:szCs w:val="24"/>
        </w:rPr>
        <w:t xml:space="preserve">the </w:t>
      </w:r>
      <w:r w:rsidRPr="00DA16FA">
        <w:rPr>
          <w:sz w:val="24"/>
          <w:szCs w:val="24"/>
        </w:rPr>
        <w:t>confidential and proprietary information of Vendor any information, includ</w:t>
      </w:r>
      <w:r w:rsidR="00E33600">
        <w:rPr>
          <w:sz w:val="24"/>
          <w:szCs w:val="24"/>
        </w:rPr>
        <w:t>ing data, records, information and materials</w:t>
      </w:r>
      <w:r w:rsidRPr="00DA16FA">
        <w:rPr>
          <w:sz w:val="24"/>
          <w:szCs w:val="24"/>
        </w:rPr>
        <w:t xml:space="preserve"> provided by Vendor </w:t>
      </w:r>
      <w:r w:rsidR="00E33600">
        <w:rPr>
          <w:sz w:val="24"/>
          <w:szCs w:val="24"/>
        </w:rPr>
        <w:t xml:space="preserve">to </w:t>
      </w:r>
      <w:r w:rsidR="0092751B">
        <w:rPr>
          <w:sz w:val="24"/>
          <w:szCs w:val="24"/>
        </w:rPr>
        <w:t>Biogen</w:t>
      </w:r>
      <w:r w:rsidR="00E33600">
        <w:rPr>
          <w:sz w:val="24"/>
          <w:szCs w:val="24"/>
        </w:rPr>
        <w:t xml:space="preserve"> </w:t>
      </w:r>
      <w:r w:rsidRPr="00DA16FA">
        <w:rPr>
          <w:sz w:val="24"/>
          <w:szCs w:val="24"/>
        </w:rPr>
        <w:t xml:space="preserve">in its performance of the Services under this Agreement or any </w:t>
      </w:r>
      <w:r w:rsidR="00E33600">
        <w:rPr>
          <w:sz w:val="24"/>
          <w:szCs w:val="24"/>
        </w:rPr>
        <w:t xml:space="preserve">Work </w:t>
      </w:r>
      <w:r w:rsidRPr="00DA16FA">
        <w:rPr>
          <w:sz w:val="24"/>
          <w:szCs w:val="24"/>
        </w:rPr>
        <w:t>Schedule that Vendor labels and designates as Vendor’s confidential and/or proprietary information</w:t>
      </w:r>
      <w:ins w:id="146" w:author="APSL Legal" w:date="2022-05-16T12:05:00Z">
        <w:r w:rsidR="00023F5D">
          <w:rPr>
            <w:sz w:val="24"/>
            <w:szCs w:val="24"/>
          </w:rPr>
          <w:t xml:space="preserve"> or is otherwise reasonably understood to be confidential or proprietary by its nature or circumstan</w:t>
        </w:r>
      </w:ins>
      <w:ins w:id="147" w:author="APSL Legal" w:date="2022-05-16T12:06:00Z">
        <w:r w:rsidR="00023F5D">
          <w:rPr>
            <w:sz w:val="24"/>
            <w:szCs w:val="24"/>
          </w:rPr>
          <w:t>ces surrounding such disclosure</w:t>
        </w:r>
      </w:ins>
      <w:r w:rsidRPr="00DA16FA">
        <w:rPr>
          <w:sz w:val="24"/>
          <w:szCs w:val="24"/>
        </w:rPr>
        <w:t xml:space="preserve"> (</w:t>
      </w:r>
      <w:r>
        <w:rPr>
          <w:sz w:val="24"/>
          <w:szCs w:val="24"/>
        </w:rPr>
        <w:t xml:space="preserve">collectively, the </w:t>
      </w:r>
      <w:r w:rsidRPr="00DA16FA">
        <w:rPr>
          <w:sz w:val="24"/>
          <w:szCs w:val="24"/>
        </w:rPr>
        <w:t xml:space="preserve">“Vendor Confidential Information”).  This provision will not apply to information which </w:t>
      </w:r>
      <w:r w:rsidR="0092751B">
        <w:rPr>
          <w:sz w:val="24"/>
          <w:szCs w:val="24"/>
        </w:rPr>
        <w:t>Biogen</w:t>
      </w:r>
      <w:r>
        <w:rPr>
          <w:sz w:val="24"/>
          <w:szCs w:val="24"/>
        </w:rPr>
        <w:t xml:space="preserve"> is able to demonstrate </w:t>
      </w:r>
      <w:r w:rsidRPr="008006AD">
        <w:rPr>
          <w:color w:val="000000"/>
          <w:sz w:val="24"/>
          <w:szCs w:val="24"/>
        </w:rPr>
        <w:t>(</w:t>
      </w:r>
      <w:proofErr w:type="spellStart"/>
      <w:r>
        <w:rPr>
          <w:color w:val="000000"/>
          <w:sz w:val="24"/>
          <w:szCs w:val="24"/>
        </w:rPr>
        <w:t>i</w:t>
      </w:r>
      <w:proofErr w:type="spellEnd"/>
      <w:r w:rsidRPr="008006AD">
        <w:rPr>
          <w:color w:val="000000"/>
          <w:sz w:val="24"/>
          <w:szCs w:val="24"/>
        </w:rPr>
        <w:t>) was rightfully in its possession prior to receipt from</w:t>
      </w:r>
      <w:r>
        <w:rPr>
          <w:color w:val="000000"/>
          <w:sz w:val="24"/>
          <w:szCs w:val="24"/>
        </w:rPr>
        <w:t xml:space="preserve"> Vendor</w:t>
      </w:r>
      <w:r w:rsidRPr="008006AD">
        <w:rPr>
          <w:color w:val="000000"/>
          <w:sz w:val="24"/>
          <w:szCs w:val="24"/>
        </w:rPr>
        <w:t xml:space="preserve">, </w:t>
      </w:r>
      <w:r>
        <w:rPr>
          <w:color w:val="000000"/>
          <w:sz w:val="24"/>
          <w:szCs w:val="24"/>
        </w:rPr>
        <w:t xml:space="preserve">as evidenced by </w:t>
      </w:r>
      <w:r w:rsidR="0092751B">
        <w:rPr>
          <w:color w:val="000000"/>
          <w:sz w:val="24"/>
          <w:szCs w:val="24"/>
        </w:rPr>
        <w:t>Biogen</w:t>
      </w:r>
      <w:r>
        <w:rPr>
          <w:color w:val="000000"/>
          <w:sz w:val="24"/>
          <w:szCs w:val="24"/>
        </w:rPr>
        <w:t xml:space="preserve">’s prior written records, </w:t>
      </w:r>
      <w:r w:rsidRPr="008006AD">
        <w:rPr>
          <w:color w:val="000000"/>
          <w:sz w:val="24"/>
          <w:szCs w:val="24"/>
        </w:rPr>
        <w:t>(</w:t>
      </w:r>
      <w:r>
        <w:rPr>
          <w:color w:val="000000"/>
          <w:sz w:val="24"/>
          <w:szCs w:val="24"/>
        </w:rPr>
        <w:t>ii</w:t>
      </w:r>
      <w:r w:rsidRPr="008006AD">
        <w:rPr>
          <w:color w:val="000000"/>
          <w:sz w:val="24"/>
          <w:szCs w:val="24"/>
        </w:rPr>
        <w:t xml:space="preserve">) is now, or hereafter becomes, part of the public domain through no act or failure to act on the part of </w:t>
      </w:r>
      <w:r w:rsidR="0092751B">
        <w:rPr>
          <w:color w:val="000000"/>
          <w:sz w:val="24"/>
          <w:szCs w:val="24"/>
        </w:rPr>
        <w:t>Biogen</w:t>
      </w:r>
      <w:r w:rsidRPr="008006AD">
        <w:rPr>
          <w:color w:val="000000"/>
          <w:sz w:val="24"/>
          <w:szCs w:val="24"/>
        </w:rPr>
        <w:t xml:space="preserve"> or its directors, officers, employees, </w:t>
      </w:r>
      <w:r>
        <w:rPr>
          <w:color w:val="000000"/>
          <w:sz w:val="24"/>
          <w:szCs w:val="24"/>
        </w:rPr>
        <w:t xml:space="preserve">agents, </w:t>
      </w:r>
      <w:r w:rsidRPr="008006AD">
        <w:rPr>
          <w:color w:val="000000"/>
          <w:sz w:val="24"/>
          <w:szCs w:val="24"/>
        </w:rPr>
        <w:t>consultants, advisors or collaborators, (</w:t>
      </w:r>
      <w:r>
        <w:rPr>
          <w:color w:val="000000"/>
          <w:sz w:val="24"/>
          <w:szCs w:val="24"/>
        </w:rPr>
        <w:t>iii</w:t>
      </w:r>
      <w:r w:rsidRPr="008006AD">
        <w:rPr>
          <w:color w:val="000000"/>
          <w:sz w:val="24"/>
          <w:szCs w:val="24"/>
        </w:rPr>
        <w:t xml:space="preserve">) becomes known to </w:t>
      </w:r>
      <w:r w:rsidR="0092751B">
        <w:rPr>
          <w:color w:val="000000"/>
          <w:sz w:val="24"/>
          <w:szCs w:val="24"/>
        </w:rPr>
        <w:t>Biogen</w:t>
      </w:r>
      <w:r>
        <w:rPr>
          <w:color w:val="000000"/>
          <w:sz w:val="24"/>
          <w:szCs w:val="24"/>
        </w:rPr>
        <w:t xml:space="preserve"> </w:t>
      </w:r>
      <w:r w:rsidRPr="008006AD">
        <w:rPr>
          <w:color w:val="000000"/>
          <w:sz w:val="24"/>
          <w:szCs w:val="24"/>
        </w:rPr>
        <w:t>through disclosure by a third party lawfully having possession of such information and lawfully empowered to disclose such information, or (</w:t>
      </w:r>
      <w:r>
        <w:rPr>
          <w:color w:val="000000"/>
          <w:sz w:val="24"/>
          <w:szCs w:val="24"/>
        </w:rPr>
        <w:t>iv</w:t>
      </w:r>
      <w:r w:rsidRPr="008006AD">
        <w:rPr>
          <w:color w:val="000000"/>
          <w:sz w:val="24"/>
          <w:szCs w:val="24"/>
        </w:rPr>
        <w:t xml:space="preserve">) was independently developed by </w:t>
      </w:r>
      <w:r w:rsidR="0092751B">
        <w:rPr>
          <w:color w:val="000000"/>
          <w:sz w:val="24"/>
          <w:szCs w:val="24"/>
        </w:rPr>
        <w:t>Biogen</w:t>
      </w:r>
      <w:r>
        <w:rPr>
          <w:color w:val="000000"/>
          <w:sz w:val="24"/>
          <w:szCs w:val="24"/>
        </w:rPr>
        <w:t xml:space="preserve"> </w:t>
      </w:r>
      <w:r w:rsidRPr="008006AD">
        <w:rPr>
          <w:color w:val="000000"/>
          <w:sz w:val="24"/>
          <w:szCs w:val="24"/>
        </w:rPr>
        <w:t xml:space="preserve">without the aid, application, use or benefit of </w:t>
      </w:r>
      <w:r>
        <w:rPr>
          <w:color w:val="000000"/>
          <w:sz w:val="24"/>
          <w:szCs w:val="24"/>
        </w:rPr>
        <w:t xml:space="preserve">Vendor </w:t>
      </w:r>
      <w:r w:rsidRPr="008006AD">
        <w:rPr>
          <w:color w:val="000000"/>
          <w:sz w:val="24"/>
          <w:szCs w:val="24"/>
        </w:rPr>
        <w:t>Confidential Information disclosed under this Agreement</w:t>
      </w:r>
      <w:r>
        <w:rPr>
          <w:color w:val="000000"/>
          <w:sz w:val="24"/>
          <w:szCs w:val="24"/>
        </w:rPr>
        <w:t xml:space="preserve">, as evidenced by </w:t>
      </w:r>
      <w:r w:rsidR="0092751B">
        <w:rPr>
          <w:color w:val="000000"/>
          <w:sz w:val="24"/>
          <w:szCs w:val="24"/>
        </w:rPr>
        <w:t>Biogen</w:t>
      </w:r>
      <w:r>
        <w:rPr>
          <w:color w:val="000000"/>
          <w:sz w:val="24"/>
          <w:szCs w:val="24"/>
        </w:rPr>
        <w:t>’s prior written records.</w:t>
      </w:r>
    </w:p>
    <w:p w14:paraId="09C07B76" w14:textId="77777777" w:rsidR="001018B2" w:rsidRPr="00DA16FA" w:rsidRDefault="001018B2" w:rsidP="001018B2">
      <w:pPr>
        <w:jc w:val="both"/>
        <w:rPr>
          <w:sz w:val="24"/>
          <w:szCs w:val="24"/>
        </w:rPr>
      </w:pPr>
    </w:p>
    <w:p w14:paraId="384D1251" w14:textId="24E8448F" w:rsidR="001018B2" w:rsidRDefault="001018B2" w:rsidP="001018B2">
      <w:pPr>
        <w:jc w:val="both"/>
        <w:rPr>
          <w:sz w:val="24"/>
          <w:szCs w:val="24"/>
        </w:rPr>
      </w:pPr>
      <w:r>
        <w:rPr>
          <w:sz w:val="24"/>
          <w:szCs w:val="24"/>
        </w:rPr>
        <w:t>5</w:t>
      </w:r>
      <w:r w:rsidRPr="00DA16FA">
        <w:rPr>
          <w:sz w:val="24"/>
          <w:szCs w:val="24"/>
        </w:rPr>
        <w:t>.</w:t>
      </w:r>
      <w:r>
        <w:rPr>
          <w:sz w:val="24"/>
          <w:szCs w:val="24"/>
        </w:rPr>
        <w:t>7</w:t>
      </w:r>
      <w:r w:rsidRPr="00DA16FA">
        <w:rPr>
          <w:sz w:val="24"/>
          <w:szCs w:val="24"/>
        </w:rPr>
        <w:tab/>
      </w:r>
      <w:r>
        <w:rPr>
          <w:sz w:val="24"/>
          <w:szCs w:val="24"/>
        </w:rPr>
        <w:t>The provisions of this Section 5</w:t>
      </w:r>
      <w:r w:rsidRPr="00DA16FA">
        <w:rPr>
          <w:sz w:val="24"/>
          <w:szCs w:val="24"/>
        </w:rPr>
        <w:t xml:space="preserve"> shall remain in effect during the Term (as defined </w:t>
      </w:r>
      <w:r>
        <w:rPr>
          <w:sz w:val="24"/>
          <w:szCs w:val="24"/>
        </w:rPr>
        <w:t>in Section 15.1 below</w:t>
      </w:r>
      <w:r w:rsidRPr="00DA16FA">
        <w:rPr>
          <w:sz w:val="24"/>
          <w:szCs w:val="24"/>
        </w:rPr>
        <w:t xml:space="preserve">) and for </w:t>
      </w:r>
      <w:ins w:id="148" w:author="APSL Legal" w:date="2022-05-16T12:07:00Z">
        <w:r w:rsidR="00D954EA">
          <w:rPr>
            <w:sz w:val="24"/>
            <w:szCs w:val="24"/>
          </w:rPr>
          <w:t>seven</w:t>
        </w:r>
      </w:ins>
      <w:del w:id="149" w:author="APSL Legal" w:date="2022-05-16T12:07:00Z">
        <w:r w:rsidRPr="00DA16FA" w:rsidDel="00C32838">
          <w:rPr>
            <w:sz w:val="24"/>
            <w:szCs w:val="24"/>
          </w:rPr>
          <w:delText>ten</w:delText>
        </w:r>
      </w:del>
      <w:r w:rsidRPr="00DA16FA">
        <w:rPr>
          <w:sz w:val="24"/>
          <w:szCs w:val="24"/>
        </w:rPr>
        <w:t xml:space="preserve"> (</w:t>
      </w:r>
      <w:ins w:id="150" w:author="APSL Legal" w:date="2022-05-16T12:07:00Z">
        <w:r w:rsidR="00C32838">
          <w:rPr>
            <w:sz w:val="24"/>
            <w:szCs w:val="24"/>
          </w:rPr>
          <w:t>0</w:t>
        </w:r>
        <w:r w:rsidR="00D954EA">
          <w:rPr>
            <w:sz w:val="24"/>
            <w:szCs w:val="24"/>
          </w:rPr>
          <w:t>7</w:t>
        </w:r>
      </w:ins>
      <w:del w:id="151" w:author="APSL Legal" w:date="2022-05-16T12:07:00Z">
        <w:r w:rsidRPr="00DA16FA" w:rsidDel="00C32838">
          <w:rPr>
            <w:sz w:val="24"/>
            <w:szCs w:val="24"/>
          </w:rPr>
          <w:delText>10</w:delText>
        </w:r>
      </w:del>
      <w:r w:rsidRPr="00DA16FA">
        <w:rPr>
          <w:sz w:val="24"/>
          <w:szCs w:val="24"/>
        </w:rPr>
        <w:t>) years following the expiration or termination of t</w:t>
      </w:r>
      <w:r w:rsidR="00C925FA">
        <w:rPr>
          <w:sz w:val="24"/>
          <w:szCs w:val="24"/>
        </w:rPr>
        <w:t>his Agreement or any applicable</w:t>
      </w:r>
      <w:r w:rsidRPr="00DA16FA">
        <w:rPr>
          <w:sz w:val="24"/>
          <w:szCs w:val="24"/>
        </w:rPr>
        <w:t xml:space="preserve"> Schedule hereto. </w:t>
      </w:r>
    </w:p>
    <w:p w14:paraId="7D9AE2AF" w14:textId="39F75161" w:rsidR="00067BE9" w:rsidRDefault="00067BE9" w:rsidP="001018B2">
      <w:pPr>
        <w:jc w:val="both"/>
        <w:rPr>
          <w:sz w:val="24"/>
          <w:szCs w:val="24"/>
        </w:rPr>
      </w:pPr>
    </w:p>
    <w:p w14:paraId="5FF9CF2D" w14:textId="22C8E1BE" w:rsidR="00067BE9" w:rsidRPr="00DA16FA" w:rsidRDefault="00067BE9" w:rsidP="001018B2">
      <w:pPr>
        <w:jc w:val="both"/>
        <w:rPr>
          <w:sz w:val="24"/>
          <w:szCs w:val="24"/>
        </w:rPr>
      </w:pPr>
      <w:ins w:id="152" w:author="APSL Legal" w:date="2022-05-30T11:09:00Z">
        <w:r>
          <w:rPr>
            <w:sz w:val="24"/>
            <w:szCs w:val="24"/>
          </w:rPr>
          <w:t>5.8       No</w:t>
        </w:r>
      </w:ins>
      <w:ins w:id="153" w:author="APSL Legal" w:date="2022-05-30T11:10:00Z">
        <w:r>
          <w:rPr>
            <w:sz w:val="24"/>
            <w:szCs w:val="24"/>
          </w:rPr>
          <w:t>twithstanding anything to the contrary herein, any non-public information, including but not limited to Vendor’s pricing, methodologies, production procedure</w:t>
        </w:r>
      </w:ins>
      <w:ins w:id="154" w:author="APSL Legal" w:date="2022-05-30T11:11:00Z">
        <w:r>
          <w:rPr>
            <w:sz w:val="24"/>
            <w:szCs w:val="24"/>
          </w:rPr>
          <w:t xml:space="preserve">s, and any other proprietary or confidential information, disclosed or otherwise made available to Biogen hereunder in connection with the Services, shall be considered Vendor’s Confidential Information and shall </w:t>
        </w:r>
        <w:r>
          <w:rPr>
            <w:sz w:val="24"/>
            <w:szCs w:val="24"/>
          </w:rPr>
          <w:lastRenderedPageBreak/>
          <w:t xml:space="preserve">be protected </w:t>
        </w:r>
      </w:ins>
      <w:ins w:id="155" w:author="APSL Legal" w:date="2022-05-30T11:12:00Z">
        <w:r>
          <w:rPr>
            <w:sz w:val="24"/>
            <w:szCs w:val="24"/>
          </w:rPr>
          <w:t xml:space="preserve">against unauthorized use and/or disclosure </w:t>
        </w:r>
      </w:ins>
      <w:ins w:id="156" w:author="APSL Legal" w:date="2022-05-30T11:11:00Z">
        <w:r>
          <w:rPr>
            <w:sz w:val="24"/>
            <w:szCs w:val="24"/>
          </w:rPr>
          <w:t>in accordance with the terms of t</w:t>
        </w:r>
      </w:ins>
      <w:ins w:id="157" w:author="APSL Legal" w:date="2022-05-30T11:12:00Z">
        <w:r>
          <w:rPr>
            <w:sz w:val="24"/>
            <w:szCs w:val="24"/>
          </w:rPr>
          <w:t>his Section 5, to the same extent as Biogen Confidential Information of similar nature is being protected hereunder.</w:t>
        </w:r>
      </w:ins>
    </w:p>
    <w:p w14:paraId="7FC48CF5" w14:textId="77777777" w:rsidR="001018B2" w:rsidRPr="00DA16FA" w:rsidRDefault="001018B2" w:rsidP="001018B2">
      <w:pPr>
        <w:widowControl w:val="0"/>
        <w:jc w:val="both"/>
        <w:rPr>
          <w:snapToGrid w:val="0"/>
          <w:sz w:val="24"/>
          <w:szCs w:val="24"/>
        </w:rPr>
      </w:pPr>
    </w:p>
    <w:p w14:paraId="3260838C" w14:textId="77777777" w:rsidR="001018B2" w:rsidRDefault="001018B2" w:rsidP="001018B2">
      <w:pPr>
        <w:widowControl w:val="0"/>
        <w:jc w:val="both"/>
        <w:rPr>
          <w:b/>
          <w:bCs/>
          <w:smallCaps/>
          <w:snapToGrid w:val="0"/>
          <w:sz w:val="24"/>
          <w:szCs w:val="24"/>
        </w:rPr>
      </w:pPr>
      <w:r w:rsidRPr="00505898">
        <w:rPr>
          <w:snapToGrid w:val="0"/>
          <w:sz w:val="24"/>
          <w:szCs w:val="24"/>
        </w:rPr>
        <w:t>6.</w:t>
      </w:r>
      <w:r w:rsidRPr="00505898">
        <w:rPr>
          <w:snapToGrid w:val="0"/>
          <w:sz w:val="24"/>
          <w:szCs w:val="24"/>
        </w:rPr>
        <w:tab/>
      </w:r>
      <w:r w:rsidRPr="00505898">
        <w:rPr>
          <w:b/>
          <w:bCs/>
          <w:smallCaps/>
          <w:snapToGrid w:val="0"/>
          <w:sz w:val="24"/>
          <w:szCs w:val="24"/>
        </w:rPr>
        <w:t>Warranty for Services and Deliverables</w:t>
      </w:r>
      <w:r>
        <w:rPr>
          <w:b/>
          <w:bCs/>
          <w:smallCaps/>
          <w:snapToGrid w:val="0"/>
          <w:sz w:val="24"/>
          <w:szCs w:val="24"/>
        </w:rPr>
        <w:t xml:space="preserve"> </w:t>
      </w:r>
    </w:p>
    <w:p w14:paraId="3BA3651B" w14:textId="77777777" w:rsidR="001018B2" w:rsidRPr="00DA16FA" w:rsidRDefault="001018B2" w:rsidP="001018B2">
      <w:pPr>
        <w:widowControl w:val="0"/>
        <w:jc w:val="both"/>
        <w:rPr>
          <w:snapToGrid w:val="0"/>
          <w:sz w:val="24"/>
          <w:szCs w:val="24"/>
        </w:rPr>
      </w:pPr>
    </w:p>
    <w:p w14:paraId="066A8F15" w14:textId="40344B6E" w:rsidR="001018B2" w:rsidRPr="00DA16FA" w:rsidRDefault="001018B2" w:rsidP="001018B2">
      <w:pPr>
        <w:widowControl w:val="0"/>
        <w:jc w:val="both"/>
        <w:rPr>
          <w:snapToGrid w:val="0"/>
          <w:sz w:val="24"/>
          <w:szCs w:val="24"/>
        </w:rPr>
      </w:pPr>
      <w:r>
        <w:rPr>
          <w:snapToGrid w:val="0"/>
          <w:sz w:val="24"/>
          <w:szCs w:val="24"/>
        </w:rPr>
        <w:t>6</w:t>
      </w:r>
      <w:r w:rsidRPr="00DA16FA">
        <w:rPr>
          <w:snapToGrid w:val="0"/>
          <w:sz w:val="24"/>
          <w:szCs w:val="24"/>
        </w:rPr>
        <w:t>.1</w:t>
      </w:r>
      <w:r w:rsidRPr="00DA16FA">
        <w:rPr>
          <w:snapToGrid w:val="0"/>
          <w:sz w:val="24"/>
          <w:szCs w:val="24"/>
        </w:rPr>
        <w:tab/>
        <w:t xml:space="preserve">During the </w:t>
      </w:r>
      <w:ins w:id="158" w:author="APSL Legal" w:date="2022-05-16T12:08:00Z">
        <w:r w:rsidR="00432DF7">
          <w:rPr>
            <w:snapToGrid w:val="0"/>
            <w:sz w:val="24"/>
            <w:szCs w:val="24"/>
          </w:rPr>
          <w:t>term of the applicable Schedule</w:t>
        </w:r>
      </w:ins>
      <w:del w:id="159" w:author="APSL Legal" w:date="2022-05-16T12:08:00Z">
        <w:r w:rsidDel="00432DF7">
          <w:rPr>
            <w:snapToGrid w:val="0"/>
            <w:sz w:val="24"/>
            <w:szCs w:val="24"/>
          </w:rPr>
          <w:delText>Term</w:delText>
        </w:r>
      </w:del>
      <w:r w:rsidRPr="00DA16FA">
        <w:rPr>
          <w:snapToGrid w:val="0"/>
          <w:sz w:val="24"/>
          <w:szCs w:val="24"/>
        </w:rPr>
        <w:t xml:space="preserve">, Vendor </w:t>
      </w:r>
      <w:r w:rsidR="00E33600">
        <w:rPr>
          <w:snapToGrid w:val="0"/>
          <w:sz w:val="24"/>
          <w:szCs w:val="24"/>
        </w:rPr>
        <w:t xml:space="preserve">represents and </w:t>
      </w:r>
      <w:r w:rsidRPr="00DA16FA">
        <w:rPr>
          <w:snapToGrid w:val="0"/>
          <w:sz w:val="24"/>
          <w:szCs w:val="24"/>
        </w:rPr>
        <w:t xml:space="preserve">warrants that its Services will be performed and Deliverables will be created in a good, professional and workmanlike manner, conform in all </w:t>
      </w:r>
      <w:ins w:id="160" w:author="APSL Legal" w:date="2022-05-16T12:08:00Z">
        <w:r w:rsidR="00432DF7">
          <w:rPr>
            <w:snapToGrid w:val="0"/>
            <w:sz w:val="24"/>
            <w:szCs w:val="24"/>
          </w:rPr>
          <w:t xml:space="preserve">material </w:t>
        </w:r>
      </w:ins>
      <w:r w:rsidRPr="00DA16FA">
        <w:rPr>
          <w:snapToGrid w:val="0"/>
          <w:sz w:val="24"/>
          <w:szCs w:val="24"/>
        </w:rPr>
        <w:t xml:space="preserve">respects to the </w:t>
      </w:r>
      <w:ins w:id="161" w:author="APSL Legal" w:date="2022-05-16T12:08:00Z">
        <w:r w:rsidR="00432DF7">
          <w:rPr>
            <w:snapToGrid w:val="0"/>
            <w:sz w:val="24"/>
            <w:szCs w:val="24"/>
          </w:rPr>
          <w:t xml:space="preserve">specifications for </w:t>
        </w:r>
      </w:ins>
      <w:r w:rsidRPr="00DA16FA">
        <w:rPr>
          <w:snapToGrid w:val="0"/>
          <w:sz w:val="24"/>
          <w:szCs w:val="24"/>
        </w:rPr>
        <w:t xml:space="preserve">Services and Deliverables contemplated by the applicable </w:t>
      </w:r>
      <w:r w:rsidR="00E33600">
        <w:rPr>
          <w:snapToGrid w:val="0"/>
          <w:sz w:val="24"/>
          <w:szCs w:val="24"/>
        </w:rPr>
        <w:t xml:space="preserve">Work </w:t>
      </w:r>
      <w:r w:rsidRPr="00DA16FA">
        <w:rPr>
          <w:snapToGrid w:val="0"/>
          <w:sz w:val="24"/>
          <w:szCs w:val="24"/>
        </w:rPr>
        <w:t xml:space="preserve">Schedule, and that its performance of the Services and creation of Deliverables will be in compliance with federal, state, and local laws and regulations applicable to its performance of the Services.  </w:t>
      </w:r>
    </w:p>
    <w:p w14:paraId="40FFDD0A" w14:textId="77777777" w:rsidR="001018B2" w:rsidRPr="00DA16FA" w:rsidRDefault="001018B2" w:rsidP="001018B2">
      <w:pPr>
        <w:widowControl w:val="0"/>
        <w:jc w:val="both"/>
        <w:rPr>
          <w:snapToGrid w:val="0"/>
          <w:sz w:val="24"/>
          <w:szCs w:val="24"/>
        </w:rPr>
      </w:pPr>
    </w:p>
    <w:p w14:paraId="32CF9C41" w14:textId="7AD959A9" w:rsidR="001018B2" w:rsidRPr="00DA16FA" w:rsidRDefault="001018B2" w:rsidP="001018B2">
      <w:pPr>
        <w:widowControl w:val="0"/>
        <w:jc w:val="both"/>
        <w:rPr>
          <w:snapToGrid w:val="0"/>
          <w:sz w:val="24"/>
          <w:szCs w:val="24"/>
        </w:rPr>
      </w:pPr>
      <w:r>
        <w:rPr>
          <w:snapToGrid w:val="0"/>
          <w:sz w:val="24"/>
          <w:szCs w:val="24"/>
        </w:rPr>
        <w:t>6</w:t>
      </w:r>
      <w:r w:rsidRPr="00DA16FA">
        <w:rPr>
          <w:snapToGrid w:val="0"/>
          <w:sz w:val="24"/>
          <w:szCs w:val="24"/>
        </w:rPr>
        <w:t>.2</w:t>
      </w:r>
      <w:r w:rsidRPr="00DA16FA">
        <w:rPr>
          <w:snapToGrid w:val="0"/>
          <w:sz w:val="24"/>
          <w:szCs w:val="24"/>
        </w:rPr>
        <w:tab/>
        <w:t xml:space="preserve">Vendor </w:t>
      </w:r>
      <w:r>
        <w:rPr>
          <w:snapToGrid w:val="0"/>
          <w:sz w:val="24"/>
          <w:szCs w:val="24"/>
        </w:rPr>
        <w:t>r</w:t>
      </w:r>
      <w:r w:rsidRPr="00DA16FA">
        <w:rPr>
          <w:snapToGrid w:val="0"/>
          <w:sz w:val="24"/>
          <w:szCs w:val="24"/>
        </w:rPr>
        <w:t>epresents</w:t>
      </w:r>
      <w:r>
        <w:rPr>
          <w:snapToGrid w:val="0"/>
          <w:sz w:val="24"/>
          <w:szCs w:val="24"/>
        </w:rPr>
        <w:t xml:space="preserve"> and warrants</w:t>
      </w:r>
      <w:r w:rsidRPr="00DA16FA">
        <w:rPr>
          <w:snapToGrid w:val="0"/>
          <w:sz w:val="24"/>
          <w:szCs w:val="24"/>
        </w:rPr>
        <w:t xml:space="preserve"> that all Deliverables shall be delivered free of any claim of infringement </w:t>
      </w:r>
      <w:r w:rsidRPr="00DA16FA">
        <w:rPr>
          <w:sz w:val="24"/>
          <w:szCs w:val="24"/>
        </w:rPr>
        <w:t xml:space="preserve">of any patent, trade secret, copyright, trademark or any other proprietary right of any person.  </w:t>
      </w:r>
      <w:r w:rsidRPr="00DA16FA">
        <w:rPr>
          <w:snapToGrid w:val="0"/>
          <w:sz w:val="24"/>
          <w:szCs w:val="24"/>
        </w:rPr>
        <w:t xml:space="preserve">If any Deliverable is, or in </w:t>
      </w:r>
      <w:r w:rsidR="0092751B">
        <w:rPr>
          <w:snapToGrid w:val="0"/>
          <w:sz w:val="24"/>
          <w:szCs w:val="24"/>
        </w:rPr>
        <w:t>Biogen</w:t>
      </w:r>
      <w:r w:rsidR="00E33600">
        <w:rPr>
          <w:snapToGrid w:val="0"/>
          <w:sz w:val="24"/>
          <w:szCs w:val="24"/>
        </w:rPr>
        <w:t>’s</w:t>
      </w:r>
      <w:r w:rsidRPr="00DA16FA">
        <w:rPr>
          <w:snapToGrid w:val="0"/>
          <w:sz w:val="24"/>
          <w:szCs w:val="24"/>
        </w:rPr>
        <w:t xml:space="preserve"> opinion is likely to be, determined to be infringing, Vendor shall at </w:t>
      </w:r>
      <w:r w:rsidR="00E33600">
        <w:rPr>
          <w:snapToGrid w:val="0"/>
          <w:sz w:val="24"/>
          <w:szCs w:val="24"/>
        </w:rPr>
        <w:t>its expense and option either (</w:t>
      </w:r>
      <w:proofErr w:type="spellStart"/>
      <w:r w:rsidR="00E33600">
        <w:rPr>
          <w:snapToGrid w:val="0"/>
          <w:sz w:val="24"/>
          <w:szCs w:val="24"/>
        </w:rPr>
        <w:t>i</w:t>
      </w:r>
      <w:proofErr w:type="spellEnd"/>
      <w:r w:rsidRPr="00DA16FA">
        <w:rPr>
          <w:snapToGrid w:val="0"/>
          <w:sz w:val="24"/>
          <w:szCs w:val="24"/>
        </w:rPr>
        <w:t xml:space="preserve">) procure the right for </w:t>
      </w:r>
      <w:r w:rsidR="0092751B">
        <w:rPr>
          <w:snapToGrid w:val="0"/>
          <w:sz w:val="24"/>
          <w:szCs w:val="24"/>
        </w:rPr>
        <w:t>Biogen</w:t>
      </w:r>
      <w:r w:rsidRPr="00DA16FA">
        <w:rPr>
          <w:snapToGrid w:val="0"/>
          <w:sz w:val="24"/>
          <w:szCs w:val="24"/>
        </w:rPr>
        <w:t xml:space="preserve"> to </w:t>
      </w:r>
      <w:r w:rsidR="00E33600">
        <w:rPr>
          <w:snapToGrid w:val="0"/>
          <w:sz w:val="24"/>
          <w:szCs w:val="24"/>
        </w:rPr>
        <w:t>continue using it, (ii</w:t>
      </w:r>
      <w:r w:rsidRPr="00DA16FA">
        <w:rPr>
          <w:snapToGrid w:val="0"/>
          <w:sz w:val="24"/>
          <w:szCs w:val="24"/>
        </w:rPr>
        <w:t>) replace it with a non</w:t>
      </w:r>
      <w:r>
        <w:rPr>
          <w:snapToGrid w:val="0"/>
          <w:sz w:val="24"/>
          <w:szCs w:val="24"/>
        </w:rPr>
        <w:t>-</w:t>
      </w:r>
      <w:r w:rsidR="00E33600">
        <w:rPr>
          <w:snapToGrid w:val="0"/>
          <w:sz w:val="24"/>
          <w:szCs w:val="24"/>
        </w:rPr>
        <w:t>infringing equivalent, (iii</w:t>
      </w:r>
      <w:r w:rsidRPr="00DA16FA">
        <w:rPr>
          <w:snapToGrid w:val="0"/>
          <w:sz w:val="24"/>
          <w:szCs w:val="24"/>
        </w:rPr>
        <w:t>) modify it to make it non</w:t>
      </w:r>
      <w:r>
        <w:rPr>
          <w:snapToGrid w:val="0"/>
          <w:sz w:val="24"/>
          <w:szCs w:val="24"/>
        </w:rPr>
        <w:t>-</w:t>
      </w:r>
      <w:r w:rsidR="00E33600">
        <w:rPr>
          <w:snapToGrid w:val="0"/>
          <w:sz w:val="24"/>
          <w:szCs w:val="24"/>
        </w:rPr>
        <w:t>infringing, or (iv</w:t>
      </w:r>
      <w:r w:rsidRPr="00DA16FA">
        <w:rPr>
          <w:snapToGrid w:val="0"/>
          <w:sz w:val="24"/>
          <w:szCs w:val="24"/>
        </w:rPr>
        <w:t xml:space="preserve">) direct the return of Deliverable and refund to </w:t>
      </w:r>
      <w:r w:rsidR="0092751B">
        <w:rPr>
          <w:snapToGrid w:val="0"/>
          <w:sz w:val="24"/>
          <w:szCs w:val="24"/>
        </w:rPr>
        <w:t>Biogen</w:t>
      </w:r>
      <w:r w:rsidRPr="00DA16FA">
        <w:rPr>
          <w:snapToGrid w:val="0"/>
          <w:sz w:val="24"/>
          <w:szCs w:val="24"/>
        </w:rPr>
        <w:t xml:space="preserve"> the fees paid for such Deliverable less a reasonable amount for </w:t>
      </w:r>
      <w:r w:rsidR="0092751B">
        <w:rPr>
          <w:snapToGrid w:val="0"/>
          <w:sz w:val="24"/>
          <w:szCs w:val="24"/>
        </w:rPr>
        <w:t>Biogen</w:t>
      </w:r>
      <w:r w:rsidRPr="00DA16FA">
        <w:rPr>
          <w:snapToGrid w:val="0"/>
          <w:sz w:val="24"/>
          <w:szCs w:val="24"/>
        </w:rPr>
        <w:t xml:space="preserve">’s use of Deliverable up to the time of return. </w:t>
      </w:r>
      <w:ins w:id="162" w:author="APSL Legal" w:date="2022-05-16T12:11:00Z">
        <w:r w:rsidR="00FB4011">
          <w:rPr>
            <w:snapToGrid w:val="0"/>
            <w:sz w:val="24"/>
            <w:szCs w:val="24"/>
          </w:rPr>
          <w:t xml:space="preserve">The aforementioned </w:t>
        </w:r>
        <w:r w:rsidR="004958EA">
          <w:rPr>
            <w:snapToGrid w:val="0"/>
            <w:sz w:val="24"/>
            <w:szCs w:val="24"/>
          </w:rPr>
          <w:t>remedies in this Section 6.2</w:t>
        </w:r>
        <w:r w:rsidR="00FB4011">
          <w:rPr>
            <w:snapToGrid w:val="0"/>
            <w:sz w:val="24"/>
            <w:szCs w:val="24"/>
          </w:rPr>
          <w:t xml:space="preserve"> </w:t>
        </w:r>
        <w:r w:rsidR="004958EA">
          <w:rPr>
            <w:snapToGrid w:val="0"/>
            <w:sz w:val="24"/>
            <w:szCs w:val="24"/>
          </w:rPr>
          <w:t>are</w:t>
        </w:r>
        <w:r w:rsidR="00FB4011">
          <w:rPr>
            <w:snapToGrid w:val="0"/>
            <w:sz w:val="24"/>
            <w:szCs w:val="24"/>
          </w:rPr>
          <w:t xml:space="preserve"> the only obligation</w:t>
        </w:r>
        <w:r w:rsidR="004958EA">
          <w:rPr>
            <w:snapToGrid w:val="0"/>
            <w:sz w:val="24"/>
            <w:szCs w:val="24"/>
          </w:rPr>
          <w:t>s</w:t>
        </w:r>
        <w:r w:rsidR="00FB4011">
          <w:rPr>
            <w:snapToGrid w:val="0"/>
            <w:sz w:val="24"/>
            <w:szCs w:val="24"/>
          </w:rPr>
          <w:t xml:space="preserve"> of the Vendor in case of a breach of this warranty in Section 6.2.</w:t>
        </w:r>
      </w:ins>
      <w:r w:rsidRPr="00DA16FA">
        <w:rPr>
          <w:snapToGrid w:val="0"/>
          <w:sz w:val="24"/>
          <w:szCs w:val="24"/>
        </w:rPr>
        <w:t xml:space="preserve"> </w:t>
      </w:r>
    </w:p>
    <w:p w14:paraId="61AA385C" w14:textId="77777777" w:rsidR="001018B2" w:rsidRPr="00DA16FA" w:rsidRDefault="001018B2" w:rsidP="001018B2">
      <w:pPr>
        <w:widowControl w:val="0"/>
        <w:jc w:val="both"/>
        <w:rPr>
          <w:snapToGrid w:val="0"/>
          <w:sz w:val="24"/>
          <w:szCs w:val="24"/>
        </w:rPr>
      </w:pPr>
    </w:p>
    <w:p w14:paraId="5A411DF4" w14:textId="52D4B3A7" w:rsidR="001018B2" w:rsidRPr="00DA16FA" w:rsidRDefault="001018B2" w:rsidP="001018B2">
      <w:pPr>
        <w:widowControl w:val="0"/>
        <w:jc w:val="both"/>
        <w:rPr>
          <w:snapToGrid w:val="0"/>
          <w:sz w:val="24"/>
          <w:szCs w:val="24"/>
        </w:rPr>
      </w:pPr>
      <w:r>
        <w:rPr>
          <w:snapToGrid w:val="0"/>
          <w:sz w:val="24"/>
          <w:szCs w:val="24"/>
        </w:rPr>
        <w:t>6</w:t>
      </w:r>
      <w:r w:rsidRPr="00DA16FA">
        <w:rPr>
          <w:snapToGrid w:val="0"/>
          <w:sz w:val="24"/>
          <w:szCs w:val="24"/>
        </w:rPr>
        <w:t>.3</w:t>
      </w:r>
      <w:r w:rsidRPr="00DA16FA">
        <w:rPr>
          <w:snapToGrid w:val="0"/>
          <w:sz w:val="24"/>
          <w:szCs w:val="24"/>
        </w:rPr>
        <w:tab/>
        <w:t xml:space="preserve">Vendor warrants that Deliverables shall materially conform to their relevant specifications for a period of one (1) </w:t>
      </w:r>
      <w:del w:id="163" w:author="APSL Legal" w:date="2022-05-16T12:09:00Z">
        <w:r w:rsidRPr="00DA16FA" w:rsidDel="0086334C">
          <w:rPr>
            <w:snapToGrid w:val="0"/>
            <w:sz w:val="24"/>
            <w:szCs w:val="24"/>
          </w:rPr>
          <w:delText xml:space="preserve">year </w:delText>
        </w:r>
      </w:del>
      <w:ins w:id="164" w:author="APSL Legal" w:date="2022-05-16T12:09:00Z">
        <w:r w:rsidR="0086334C">
          <w:rPr>
            <w:snapToGrid w:val="0"/>
            <w:sz w:val="24"/>
            <w:szCs w:val="24"/>
          </w:rPr>
          <w:t>month</w:t>
        </w:r>
        <w:r w:rsidR="0086334C" w:rsidRPr="00DA16FA">
          <w:rPr>
            <w:snapToGrid w:val="0"/>
            <w:sz w:val="24"/>
            <w:szCs w:val="24"/>
          </w:rPr>
          <w:t xml:space="preserve"> </w:t>
        </w:r>
      </w:ins>
      <w:r w:rsidRPr="00DA16FA">
        <w:rPr>
          <w:snapToGrid w:val="0"/>
          <w:sz w:val="24"/>
          <w:szCs w:val="24"/>
        </w:rPr>
        <w:t xml:space="preserve">after delivery of Deliverables.  Unless otherwise specified in a </w:t>
      </w:r>
      <w:r w:rsidR="00E33600">
        <w:rPr>
          <w:snapToGrid w:val="0"/>
          <w:sz w:val="24"/>
          <w:szCs w:val="24"/>
        </w:rPr>
        <w:t xml:space="preserve">Work </w:t>
      </w:r>
      <w:r w:rsidRPr="00DA16FA">
        <w:rPr>
          <w:snapToGrid w:val="0"/>
          <w:sz w:val="24"/>
          <w:szCs w:val="24"/>
        </w:rPr>
        <w:t xml:space="preserve">Schedule, Vendor agrees to promptly correct, at no cost to </w:t>
      </w:r>
      <w:r w:rsidR="0092751B">
        <w:rPr>
          <w:snapToGrid w:val="0"/>
          <w:sz w:val="24"/>
          <w:szCs w:val="24"/>
        </w:rPr>
        <w:t>Biogen</w:t>
      </w:r>
      <w:r w:rsidRPr="00DA16FA">
        <w:rPr>
          <w:snapToGrid w:val="0"/>
          <w:sz w:val="24"/>
          <w:szCs w:val="24"/>
        </w:rPr>
        <w:t xml:space="preserve">, any Deliverables or Services not in compliance with this warranty by either re-performing such nonconforming Services or recreating any nonconforming Deliverables within thirty (30) days of receiving written notice of such nonconformity from </w:t>
      </w:r>
      <w:r w:rsidR="0092751B">
        <w:rPr>
          <w:snapToGrid w:val="0"/>
          <w:sz w:val="24"/>
          <w:szCs w:val="24"/>
        </w:rPr>
        <w:t>Biogen</w:t>
      </w:r>
      <w:r w:rsidRPr="00DA16FA">
        <w:rPr>
          <w:snapToGrid w:val="0"/>
          <w:sz w:val="24"/>
          <w:szCs w:val="24"/>
        </w:rPr>
        <w:t xml:space="preserve">, or by refunding to </w:t>
      </w:r>
      <w:r w:rsidR="0092751B">
        <w:rPr>
          <w:snapToGrid w:val="0"/>
          <w:sz w:val="24"/>
          <w:szCs w:val="24"/>
        </w:rPr>
        <w:t>Biogen</w:t>
      </w:r>
      <w:r w:rsidRPr="00DA16FA">
        <w:rPr>
          <w:snapToGrid w:val="0"/>
          <w:sz w:val="24"/>
          <w:szCs w:val="24"/>
        </w:rPr>
        <w:t xml:space="preserve"> any amounts expended on such nonconforming Services or Deliverables.</w:t>
      </w:r>
      <w:ins w:id="165" w:author="APSL Legal" w:date="2022-05-16T12:09:00Z">
        <w:r w:rsidR="0086334C">
          <w:rPr>
            <w:snapToGrid w:val="0"/>
            <w:sz w:val="24"/>
            <w:szCs w:val="24"/>
          </w:rPr>
          <w:t xml:space="preserve"> The </w:t>
        </w:r>
      </w:ins>
      <w:ins w:id="166" w:author="APSL Legal" w:date="2022-05-16T12:10:00Z">
        <w:r w:rsidR="0086334C">
          <w:rPr>
            <w:snapToGrid w:val="0"/>
            <w:sz w:val="24"/>
            <w:szCs w:val="24"/>
          </w:rPr>
          <w:t>aforementioned sentence is the only obligation of the Vendor in case of a breach of this warranty in Sectio</w:t>
        </w:r>
      </w:ins>
      <w:ins w:id="167" w:author="APSL Legal" w:date="2022-05-16T12:11:00Z">
        <w:r w:rsidR="0086334C">
          <w:rPr>
            <w:snapToGrid w:val="0"/>
            <w:sz w:val="24"/>
            <w:szCs w:val="24"/>
          </w:rPr>
          <w:t>n 6.3.</w:t>
        </w:r>
      </w:ins>
    </w:p>
    <w:p w14:paraId="0F26EF23" w14:textId="77777777" w:rsidR="001018B2" w:rsidRPr="00DA16FA" w:rsidRDefault="001018B2" w:rsidP="001018B2">
      <w:pPr>
        <w:widowControl w:val="0"/>
        <w:jc w:val="both"/>
        <w:rPr>
          <w:snapToGrid w:val="0"/>
          <w:sz w:val="24"/>
          <w:szCs w:val="24"/>
        </w:rPr>
      </w:pPr>
    </w:p>
    <w:p w14:paraId="63B0CEDB" w14:textId="77777777" w:rsidR="001018B2" w:rsidRPr="00DA16FA" w:rsidRDefault="001018B2" w:rsidP="001018B2">
      <w:pPr>
        <w:widowControl w:val="0"/>
        <w:jc w:val="both"/>
        <w:rPr>
          <w:snapToGrid w:val="0"/>
          <w:sz w:val="24"/>
          <w:szCs w:val="24"/>
        </w:rPr>
      </w:pPr>
      <w:r>
        <w:rPr>
          <w:snapToGrid w:val="0"/>
          <w:sz w:val="24"/>
          <w:szCs w:val="24"/>
        </w:rPr>
        <w:t>6.4</w:t>
      </w:r>
      <w:r>
        <w:rPr>
          <w:snapToGrid w:val="0"/>
          <w:sz w:val="24"/>
          <w:szCs w:val="24"/>
        </w:rPr>
        <w:tab/>
        <w:t>THE PRECEDING SECTIONS 6.1, 6.2, and 6</w:t>
      </w:r>
      <w:r w:rsidRPr="00DA16FA">
        <w:rPr>
          <w:snapToGrid w:val="0"/>
          <w:sz w:val="24"/>
          <w:szCs w:val="24"/>
        </w:rPr>
        <w:t>.3 AR</w:t>
      </w:r>
      <w:r w:rsidR="00E33600">
        <w:rPr>
          <w:snapToGrid w:val="0"/>
          <w:sz w:val="24"/>
          <w:szCs w:val="24"/>
        </w:rPr>
        <w:t>E VENDOR’S ONLY EXPRESS WARRANTIES</w:t>
      </w:r>
      <w:r w:rsidRPr="00DA16FA">
        <w:rPr>
          <w:snapToGrid w:val="0"/>
          <w:sz w:val="24"/>
          <w:szCs w:val="24"/>
        </w:rPr>
        <w:t xml:space="preserve"> CONCERNING THE SERVICES AND DELIVERABLES, AND ARE MADE EXPRESSLY IN LIEU OF ALL OTHER WARRANTIES AND REPRESENTATIONS, EXPRESS OR IMPLIED, INCLUDING ANY IMPLIED WARRANTIES OF FITNESS FOR A PARTICULAR PURPOSE, MERCHANTABILITY, INFORMATIONAL CONTENT, SYSTEMS INTEGRATION, NON-INFRINGEMENT, INTERFERENCE WITH ENJOYMENT OR OTHERWISE.</w:t>
      </w:r>
    </w:p>
    <w:p w14:paraId="10FC89CB" w14:textId="77777777" w:rsidR="001018B2" w:rsidRDefault="001018B2" w:rsidP="001018B2">
      <w:pPr>
        <w:widowControl w:val="0"/>
        <w:jc w:val="both"/>
        <w:rPr>
          <w:snapToGrid w:val="0"/>
          <w:sz w:val="24"/>
          <w:szCs w:val="24"/>
        </w:rPr>
      </w:pPr>
    </w:p>
    <w:p w14:paraId="433EE93E" w14:textId="77777777" w:rsidR="001018B2" w:rsidRPr="00DA16FA" w:rsidRDefault="001018B2" w:rsidP="001018B2">
      <w:pPr>
        <w:widowControl w:val="0"/>
        <w:jc w:val="both"/>
        <w:rPr>
          <w:b/>
          <w:smallCaps/>
          <w:snapToGrid w:val="0"/>
          <w:sz w:val="24"/>
          <w:szCs w:val="24"/>
        </w:rPr>
      </w:pPr>
      <w:r>
        <w:rPr>
          <w:snapToGrid w:val="0"/>
          <w:sz w:val="24"/>
          <w:szCs w:val="24"/>
        </w:rPr>
        <w:t>7</w:t>
      </w:r>
      <w:r w:rsidRPr="00DA16FA">
        <w:rPr>
          <w:snapToGrid w:val="0"/>
          <w:sz w:val="24"/>
          <w:szCs w:val="24"/>
        </w:rPr>
        <w:t>.</w:t>
      </w:r>
      <w:r w:rsidRPr="00DA16FA">
        <w:rPr>
          <w:snapToGrid w:val="0"/>
          <w:sz w:val="24"/>
          <w:szCs w:val="24"/>
        </w:rPr>
        <w:tab/>
      </w:r>
      <w:r w:rsidRPr="00DA16FA">
        <w:rPr>
          <w:b/>
          <w:smallCaps/>
          <w:snapToGrid w:val="0"/>
          <w:sz w:val="24"/>
          <w:szCs w:val="24"/>
        </w:rPr>
        <w:t>Inspection and Acceptance</w:t>
      </w:r>
    </w:p>
    <w:p w14:paraId="5F86C7B6" w14:textId="77777777" w:rsidR="001018B2" w:rsidRPr="00DA16FA" w:rsidRDefault="001018B2" w:rsidP="001018B2">
      <w:pPr>
        <w:widowControl w:val="0"/>
        <w:jc w:val="both"/>
        <w:rPr>
          <w:snapToGrid w:val="0"/>
          <w:sz w:val="24"/>
          <w:szCs w:val="24"/>
        </w:rPr>
      </w:pPr>
    </w:p>
    <w:p w14:paraId="50A8894D" w14:textId="7BB5A7BF" w:rsidR="001018B2" w:rsidRPr="00DA16FA" w:rsidRDefault="001018B2" w:rsidP="001018B2">
      <w:pPr>
        <w:keepNext/>
        <w:keepLines/>
        <w:jc w:val="both"/>
        <w:rPr>
          <w:snapToGrid w:val="0"/>
          <w:sz w:val="24"/>
          <w:szCs w:val="24"/>
        </w:rPr>
      </w:pPr>
      <w:r>
        <w:rPr>
          <w:snapToGrid w:val="0"/>
          <w:sz w:val="24"/>
          <w:szCs w:val="24"/>
        </w:rPr>
        <w:lastRenderedPageBreak/>
        <w:t>7</w:t>
      </w:r>
      <w:r w:rsidRPr="00DA16FA">
        <w:rPr>
          <w:snapToGrid w:val="0"/>
          <w:sz w:val="24"/>
          <w:szCs w:val="24"/>
        </w:rPr>
        <w:t>.1</w:t>
      </w:r>
      <w:r w:rsidRPr="00DA16FA">
        <w:rPr>
          <w:snapToGrid w:val="0"/>
          <w:sz w:val="24"/>
          <w:szCs w:val="24"/>
        </w:rPr>
        <w:tab/>
        <w:t xml:space="preserve">Except to the extent </w:t>
      </w:r>
      <w:r w:rsidR="00E33600">
        <w:rPr>
          <w:snapToGrid w:val="0"/>
          <w:sz w:val="24"/>
          <w:szCs w:val="24"/>
        </w:rPr>
        <w:t xml:space="preserve">that </w:t>
      </w:r>
      <w:r w:rsidRPr="00DA16FA">
        <w:rPr>
          <w:snapToGrid w:val="0"/>
          <w:sz w:val="24"/>
          <w:szCs w:val="24"/>
        </w:rPr>
        <w:t xml:space="preserve">a </w:t>
      </w:r>
      <w:r w:rsidR="00E33600">
        <w:rPr>
          <w:snapToGrid w:val="0"/>
          <w:sz w:val="24"/>
          <w:szCs w:val="24"/>
        </w:rPr>
        <w:t>Work</w:t>
      </w:r>
      <w:r w:rsidRPr="00DA16FA">
        <w:rPr>
          <w:snapToGrid w:val="0"/>
          <w:sz w:val="24"/>
          <w:szCs w:val="24"/>
        </w:rPr>
        <w:t xml:space="preserve"> Schedule contains specific acceptance provisions, all Services and Deliverables submitted to </w:t>
      </w:r>
      <w:r w:rsidR="0092751B">
        <w:rPr>
          <w:snapToGrid w:val="0"/>
          <w:sz w:val="24"/>
          <w:szCs w:val="24"/>
        </w:rPr>
        <w:t>Biogen</w:t>
      </w:r>
      <w:r w:rsidRPr="00DA16FA">
        <w:rPr>
          <w:snapToGrid w:val="0"/>
          <w:sz w:val="24"/>
          <w:szCs w:val="24"/>
        </w:rPr>
        <w:t xml:space="preserve"> for approval shall be deemed accepted if, within </w:t>
      </w:r>
      <w:del w:id="168" w:author="APSL Legal" w:date="2022-05-16T12:12:00Z">
        <w:r w:rsidRPr="00DA16FA" w:rsidDel="00275A77">
          <w:rPr>
            <w:snapToGrid w:val="0"/>
            <w:sz w:val="24"/>
            <w:szCs w:val="24"/>
          </w:rPr>
          <w:delText xml:space="preserve">sixty </w:delText>
        </w:r>
      </w:del>
      <w:ins w:id="169" w:author="APSL Legal" w:date="2022-05-16T12:12:00Z">
        <w:r w:rsidR="00275A77">
          <w:rPr>
            <w:snapToGrid w:val="0"/>
            <w:sz w:val="24"/>
            <w:szCs w:val="24"/>
          </w:rPr>
          <w:t>thirty</w:t>
        </w:r>
        <w:r w:rsidR="00275A77" w:rsidRPr="00DA16FA">
          <w:rPr>
            <w:snapToGrid w:val="0"/>
            <w:sz w:val="24"/>
            <w:szCs w:val="24"/>
          </w:rPr>
          <w:t xml:space="preserve"> </w:t>
        </w:r>
      </w:ins>
      <w:r w:rsidRPr="00DA16FA">
        <w:rPr>
          <w:snapToGrid w:val="0"/>
          <w:sz w:val="24"/>
          <w:szCs w:val="24"/>
        </w:rPr>
        <w:t>(</w:t>
      </w:r>
      <w:ins w:id="170" w:author="APSL Legal" w:date="2022-05-16T12:12:00Z">
        <w:r w:rsidR="00275A77">
          <w:rPr>
            <w:snapToGrid w:val="0"/>
            <w:sz w:val="24"/>
            <w:szCs w:val="24"/>
          </w:rPr>
          <w:t>3</w:t>
        </w:r>
      </w:ins>
      <w:del w:id="171" w:author="APSL Legal" w:date="2022-05-16T12:12:00Z">
        <w:r w:rsidRPr="00DA16FA" w:rsidDel="00275A77">
          <w:rPr>
            <w:snapToGrid w:val="0"/>
            <w:sz w:val="24"/>
            <w:szCs w:val="24"/>
          </w:rPr>
          <w:delText>6</w:delText>
        </w:r>
      </w:del>
      <w:r w:rsidRPr="00DA16FA">
        <w:rPr>
          <w:snapToGrid w:val="0"/>
          <w:sz w:val="24"/>
          <w:szCs w:val="24"/>
        </w:rPr>
        <w:t xml:space="preserve">0) business days after delivery, </w:t>
      </w:r>
      <w:r w:rsidR="0092751B">
        <w:rPr>
          <w:snapToGrid w:val="0"/>
          <w:sz w:val="24"/>
          <w:szCs w:val="24"/>
        </w:rPr>
        <w:t>Biogen</w:t>
      </w:r>
      <w:r w:rsidRPr="00DA16FA">
        <w:rPr>
          <w:snapToGrid w:val="0"/>
          <w:sz w:val="24"/>
          <w:szCs w:val="24"/>
        </w:rPr>
        <w:t xml:space="preserve"> has not provided to Vendor written notice identifying the basis for not accepting the Services or Deliverables. </w:t>
      </w:r>
      <w:ins w:id="172" w:author="APSL Legal" w:date="2022-05-16T12:12:00Z">
        <w:r w:rsidR="00275A77">
          <w:rPr>
            <w:snapToGrid w:val="0"/>
            <w:sz w:val="24"/>
            <w:szCs w:val="24"/>
          </w:rPr>
          <w:t>All Services and Deliverables that materially conf</w:t>
        </w:r>
      </w:ins>
      <w:ins w:id="173" w:author="APSL Legal" w:date="2022-05-16T12:13:00Z">
        <w:r w:rsidR="0002718E">
          <w:rPr>
            <w:snapToGrid w:val="0"/>
            <w:sz w:val="24"/>
            <w:szCs w:val="24"/>
          </w:rPr>
          <w:t>o</w:t>
        </w:r>
      </w:ins>
      <w:ins w:id="174" w:author="APSL Legal" w:date="2022-05-16T12:12:00Z">
        <w:r w:rsidR="00275A77">
          <w:rPr>
            <w:snapToGrid w:val="0"/>
            <w:sz w:val="24"/>
            <w:szCs w:val="24"/>
          </w:rPr>
          <w:t>rm to the specification for such Services and Deliverables in the applicable Work Schedule, shall be deemed to be a</w:t>
        </w:r>
      </w:ins>
      <w:ins w:id="175" w:author="APSL Legal" w:date="2022-05-16T12:13:00Z">
        <w:r w:rsidR="00275A77">
          <w:rPr>
            <w:snapToGrid w:val="0"/>
            <w:sz w:val="24"/>
            <w:szCs w:val="24"/>
          </w:rPr>
          <w:t>pproved.</w:t>
        </w:r>
      </w:ins>
    </w:p>
    <w:p w14:paraId="6CA8364C" w14:textId="77777777" w:rsidR="001018B2" w:rsidRPr="00DA16FA" w:rsidRDefault="001018B2" w:rsidP="001018B2">
      <w:pPr>
        <w:widowControl w:val="0"/>
        <w:jc w:val="both"/>
        <w:rPr>
          <w:snapToGrid w:val="0"/>
          <w:sz w:val="24"/>
          <w:szCs w:val="24"/>
        </w:rPr>
      </w:pPr>
    </w:p>
    <w:p w14:paraId="0C37EDF6" w14:textId="77777777" w:rsidR="001018B2" w:rsidRDefault="001018B2" w:rsidP="001018B2">
      <w:pPr>
        <w:keepNext/>
        <w:keepLines/>
        <w:jc w:val="both"/>
        <w:rPr>
          <w:b/>
          <w:bCs/>
          <w:smallCaps/>
          <w:snapToGrid w:val="0"/>
          <w:sz w:val="24"/>
          <w:szCs w:val="24"/>
        </w:rPr>
      </w:pPr>
      <w:r>
        <w:rPr>
          <w:snapToGrid w:val="0"/>
          <w:sz w:val="24"/>
          <w:szCs w:val="24"/>
        </w:rPr>
        <w:t>8</w:t>
      </w:r>
      <w:r w:rsidRPr="00DA16FA">
        <w:rPr>
          <w:snapToGrid w:val="0"/>
          <w:sz w:val="24"/>
          <w:szCs w:val="24"/>
        </w:rPr>
        <w:t>.</w:t>
      </w:r>
      <w:r w:rsidRPr="00DA16FA">
        <w:rPr>
          <w:snapToGrid w:val="0"/>
          <w:sz w:val="24"/>
          <w:szCs w:val="24"/>
        </w:rPr>
        <w:tab/>
      </w:r>
      <w:r w:rsidRPr="00DA16FA">
        <w:rPr>
          <w:b/>
          <w:bCs/>
          <w:smallCaps/>
          <w:snapToGrid w:val="0"/>
          <w:sz w:val="24"/>
          <w:szCs w:val="24"/>
        </w:rPr>
        <w:t>Indemnification</w:t>
      </w:r>
    </w:p>
    <w:p w14:paraId="58B09CA8" w14:textId="77777777" w:rsidR="001018B2" w:rsidRPr="00DA16FA" w:rsidRDefault="001018B2" w:rsidP="001018B2">
      <w:pPr>
        <w:keepNext/>
        <w:keepLines/>
        <w:jc w:val="both"/>
        <w:rPr>
          <w:snapToGrid w:val="0"/>
          <w:sz w:val="24"/>
          <w:szCs w:val="24"/>
        </w:rPr>
      </w:pPr>
    </w:p>
    <w:p w14:paraId="0A76ABE8" w14:textId="6FC9E826" w:rsidR="001018B2" w:rsidRPr="00DA16FA" w:rsidRDefault="001018B2" w:rsidP="001018B2">
      <w:pPr>
        <w:pStyle w:val="Sections"/>
        <w:numPr>
          <w:ilvl w:val="0"/>
          <w:numId w:val="0"/>
        </w:numPr>
        <w:spacing w:after="0"/>
        <w:jc w:val="both"/>
        <w:rPr>
          <w:rFonts w:ascii="Times New Roman" w:hAnsi="Times New Roman" w:cs="Times New Roman"/>
          <w:b/>
          <w:sz w:val="24"/>
          <w:szCs w:val="24"/>
        </w:rPr>
      </w:pPr>
      <w:r>
        <w:rPr>
          <w:rFonts w:ascii="Times New Roman" w:hAnsi="Times New Roman" w:cs="Times New Roman"/>
          <w:sz w:val="24"/>
          <w:szCs w:val="24"/>
        </w:rPr>
        <w:t>8</w:t>
      </w:r>
      <w:r w:rsidRPr="00DA16FA">
        <w:rPr>
          <w:rFonts w:ascii="Times New Roman" w:hAnsi="Times New Roman" w:cs="Times New Roman"/>
          <w:sz w:val="24"/>
          <w:szCs w:val="24"/>
        </w:rPr>
        <w:t>.1</w:t>
      </w:r>
      <w:r w:rsidRPr="00DA16FA">
        <w:rPr>
          <w:rFonts w:ascii="Times New Roman" w:hAnsi="Times New Roman" w:cs="Times New Roman"/>
          <w:sz w:val="24"/>
          <w:szCs w:val="24"/>
        </w:rPr>
        <w:tab/>
        <w:t xml:space="preserve">Subject to the terms and conditions of this Agreement, Vendor shall protect, defend, indemnify and hold harmless </w:t>
      </w:r>
      <w:r w:rsidR="0092751B">
        <w:rPr>
          <w:rFonts w:ascii="Times New Roman" w:hAnsi="Times New Roman" w:cs="Times New Roman"/>
          <w:sz w:val="24"/>
          <w:szCs w:val="24"/>
        </w:rPr>
        <w:t>Biogen</w:t>
      </w:r>
      <w:r w:rsidRPr="00DA16FA">
        <w:rPr>
          <w:rFonts w:ascii="Times New Roman" w:hAnsi="Times New Roman" w:cs="Times New Roman"/>
          <w:sz w:val="24"/>
          <w:szCs w:val="24"/>
        </w:rPr>
        <w:t xml:space="preserve"> and its </w:t>
      </w:r>
      <w:del w:id="176" w:author="APSL Legal" w:date="2022-05-16T12:30:00Z">
        <w:r w:rsidRPr="00DA16FA" w:rsidDel="004D74DA">
          <w:rPr>
            <w:rFonts w:ascii="Times New Roman" w:hAnsi="Times New Roman" w:cs="Times New Roman"/>
            <w:sz w:val="24"/>
            <w:szCs w:val="24"/>
          </w:rPr>
          <w:delText xml:space="preserve">present and former </w:delText>
        </w:r>
      </w:del>
      <w:r w:rsidRPr="00DA16FA">
        <w:rPr>
          <w:rFonts w:ascii="Times New Roman" w:hAnsi="Times New Roman" w:cs="Times New Roman"/>
          <w:sz w:val="24"/>
          <w:szCs w:val="24"/>
        </w:rPr>
        <w:t xml:space="preserve">affiliates, directors, officers, employees, </w:t>
      </w:r>
      <w:del w:id="177" w:author="APSL Legal" w:date="2022-05-16T12:30:00Z">
        <w:r w:rsidRPr="00DA16FA" w:rsidDel="004D74DA">
          <w:rPr>
            <w:rFonts w:ascii="Times New Roman" w:hAnsi="Times New Roman" w:cs="Times New Roman"/>
            <w:sz w:val="24"/>
            <w:szCs w:val="24"/>
          </w:rPr>
          <w:delText>agents, licensors,</w:delText>
        </w:r>
      </w:del>
      <w:r w:rsidRPr="00DA16FA">
        <w:rPr>
          <w:rFonts w:ascii="Times New Roman" w:hAnsi="Times New Roman" w:cs="Times New Roman"/>
          <w:sz w:val="24"/>
          <w:szCs w:val="24"/>
        </w:rPr>
        <w:t xml:space="preserve"> successors and </w:t>
      </w:r>
      <w:ins w:id="178" w:author="APSL Legal" w:date="2022-05-16T12:30:00Z">
        <w:r w:rsidR="004D74DA">
          <w:rPr>
            <w:rFonts w:ascii="Times New Roman" w:hAnsi="Times New Roman" w:cs="Times New Roman"/>
            <w:sz w:val="24"/>
            <w:szCs w:val="24"/>
          </w:rPr>
          <w:t xml:space="preserve">permitted </w:t>
        </w:r>
      </w:ins>
      <w:r w:rsidRPr="00DA16FA">
        <w:rPr>
          <w:rFonts w:ascii="Times New Roman" w:hAnsi="Times New Roman" w:cs="Times New Roman"/>
          <w:sz w:val="24"/>
          <w:szCs w:val="24"/>
        </w:rPr>
        <w:t xml:space="preserve">assigns from and against </w:t>
      </w:r>
      <w:r>
        <w:rPr>
          <w:rFonts w:ascii="Times New Roman" w:hAnsi="Times New Roman" w:cs="Times New Roman"/>
          <w:sz w:val="24"/>
          <w:szCs w:val="24"/>
        </w:rPr>
        <w:t xml:space="preserve">any loss, liability or expense incurred in connection with </w:t>
      </w:r>
      <w:r w:rsidRPr="00DA16FA">
        <w:rPr>
          <w:rFonts w:ascii="Times New Roman" w:hAnsi="Times New Roman" w:cs="Times New Roman"/>
          <w:sz w:val="24"/>
          <w:szCs w:val="24"/>
        </w:rPr>
        <w:t xml:space="preserve">a claim, demand, </w:t>
      </w:r>
      <w:r>
        <w:rPr>
          <w:rFonts w:ascii="Times New Roman" w:hAnsi="Times New Roman" w:cs="Times New Roman"/>
          <w:sz w:val="24"/>
          <w:szCs w:val="24"/>
        </w:rPr>
        <w:t xml:space="preserve">action, suit or proceeding </w:t>
      </w:r>
      <w:ins w:id="179" w:author="APSL Legal" w:date="2022-05-16T12:35:00Z">
        <w:r w:rsidR="007F55A2">
          <w:rPr>
            <w:rFonts w:ascii="Times New Roman" w:hAnsi="Times New Roman" w:cs="Times New Roman"/>
            <w:sz w:val="24"/>
            <w:szCs w:val="24"/>
          </w:rPr>
          <w:t xml:space="preserve">(a “Claim”) </w:t>
        </w:r>
      </w:ins>
      <w:r>
        <w:rPr>
          <w:rFonts w:ascii="Times New Roman" w:hAnsi="Times New Roman" w:cs="Times New Roman"/>
          <w:sz w:val="24"/>
          <w:szCs w:val="24"/>
        </w:rPr>
        <w:t>brought by a third party</w:t>
      </w:r>
      <w:del w:id="180" w:author="APSL Legal" w:date="2022-05-16T12:35:00Z">
        <w:r w:rsidDel="007F55A2">
          <w:rPr>
            <w:rFonts w:ascii="Times New Roman" w:hAnsi="Times New Roman" w:cs="Times New Roman"/>
            <w:sz w:val="24"/>
            <w:szCs w:val="24"/>
          </w:rPr>
          <w:delText xml:space="preserve"> (a “Claim”)</w:delText>
        </w:r>
      </w:del>
      <w:r w:rsidRPr="00DA16FA">
        <w:rPr>
          <w:rFonts w:ascii="Times New Roman" w:hAnsi="Times New Roman" w:cs="Times New Roman"/>
          <w:sz w:val="24"/>
          <w:szCs w:val="24"/>
        </w:rPr>
        <w:t xml:space="preserve">, and any related costs and expenses (including, but not limited to, reasonable attorneys’ fees), arising </w:t>
      </w:r>
      <w:ins w:id="181" w:author="APSL Legal" w:date="2022-05-16T12:31:00Z">
        <w:r w:rsidR="004D74DA">
          <w:rPr>
            <w:rFonts w:ascii="Times New Roman" w:hAnsi="Times New Roman" w:cs="Times New Roman"/>
            <w:sz w:val="24"/>
            <w:szCs w:val="24"/>
          </w:rPr>
          <w:t xml:space="preserve">directly </w:t>
        </w:r>
      </w:ins>
      <w:r w:rsidRPr="00DA16FA">
        <w:rPr>
          <w:rFonts w:ascii="Times New Roman" w:hAnsi="Times New Roman" w:cs="Times New Roman"/>
          <w:sz w:val="24"/>
          <w:szCs w:val="24"/>
        </w:rPr>
        <w:t xml:space="preserve">from </w:t>
      </w:r>
      <w:del w:id="182" w:author="APSL Legal" w:date="2022-05-16T12:31:00Z">
        <w:r w:rsidRPr="00DA16FA" w:rsidDel="004D74DA">
          <w:rPr>
            <w:rFonts w:ascii="Times New Roman" w:hAnsi="Times New Roman" w:cs="Times New Roman"/>
            <w:sz w:val="24"/>
            <w:szCs w:val="24"/>
          </w:rPr>
          <w:delText xml:space="preserve">or related to </w:delText>
        </w:r>
      </w:del>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any</w:t>
      </w:r>
      <w:r w:rsidRPr="00DA16FA">
        <w:rPr>
          <w:rFonts w:ascii="Times New Roman" w:hAnsi="Times New Roman" w:cs="Times New Roman"/>
          <w:sz w:val="24"/>
          <w:szCs w:val="24"/>
        </w:rPr>
        <w:t xml:space="preserve"> breach </w:t>
      </w:r>
      <w:r>
        <w:rPr>
          <w:rFonts w:ascii="Times New Roman" w:hAnsi="Times New Roman" w:cs="Times New Roman"/>
          <w:sz w:val="24"/>
          <w:szCs w:val="24"/>
        </w:rPr>
        <w:t xml:space="preserve">by Vendor </w:t>
      </w:r>
      <w:r w:rsidRPr="00DA16FA">
        <w:rPr>
          <w:rFonts w:ascii="Times New Roman" w:hAnsi="Times New Roman" w:cs="Times New Roman"/>
          <w:sz w:val="24"/>
          <w:szCs w:val="24"/>
        </w:rPr>
        <w:t xml:space="preserve">of any </w:t>
      </w:r>
      <w:r>
        <w:rPr>
          <w:rFonts w:ascii="Times New Roman" w:hAnsi="Times New Roman" w:cs="Times New Roman"/>
          <w:sz w:val="24"/>
          <w:szCs w:val="24"/>
        </w:rPr>
        <w:t xml:space="preserve">of its obligations, </w:t>
      </w:r>
      <w:r w:rsidRPr="00DA16FA">
        <w:rPr>
          <w:rFonts w:ascii="Times New Roman" w:hAnsi="Times New Roman" w:cs="Times New Roman"/>
          <w:sz w:val="24"/>
          <w:szCs w:val="24"/>
        </w:rPr>
        <w:t>representation</w:t>
      </w:r>
      <w:r>
        <w:rPr>
          <w:rFonts w:ascii="Times New Roman" w:hAnsi="Times New Roman" w:cs="Times New Roman"/>
          <w:sz w:val="24"/>
          <w:szCs w:val="24"/>
        </w:rPr>
        <w:t>s</w:t>
      </w:r>
      <w:r w:rsidRPr="00DA16FA">
        <w:rPr>
          <w:rFonts w:ascii="Times New Roman" w:hAnsi="Times New Roman" w:cs="Times New Roman"/>
          <w:sz w:val="24"/>
          <w:szCs w:val="24"/>
        </w:rPr>
        <w:t xml:space="preserve"> or warrant</w:t>
      </w:r>
      <w:r>
        <w:rPr>
          <w:rFonts w:ascii="Times New Roman" w:hAnsi="Times New Roman" w:cs="Times New Roman"/>
          <w:sz w:val="24"/>
          <w:szCs w:val="24"/>
        </w:rPr>
        <w:t xml:space="preserve">ies under </w:t>
      </w:r>
      <w:r w:rsidRPr="00DA16FA">
        <w:rPr>
          <w:rFonts w:ascii="Times New Roman" w:hAnsi="Times New Roman" w:cs="Times New Roman"/>
          <w:sz w:val="24"/>
          <w:szCs w:val="24"/>
        </w:rPr>
        <w:t>this Agreement</w:t>
      </w:r>
      <w:ins w:id="183" w:author="APSL Legal" w:date="2022-05-16T12:31:00Z">
        <w:r w:rsidR="004D74DA">
          <w:rPr>
            <w:rFonts w:ascii="Times New Roman" w:hAnsi="Times New Roman" w:cs="Times New Roman"/>
            <w:sz w:val="24"/>
            <w:szCs w:val="24"/>
          </w:rPr>
          <w:t>, subject to Section</w:t>
        </w:r>
      </w:ins>
      <w:ins w:id="184" w:author="APSL Legal" w:date="2022-05-16T12:32:00Z">
        <w:r w:rsidR="004D74DA">
          <w:rPr>
            <w:rFonts w:ascii="Times New Roman" w:hAnsi="Times New Roman" w:cs="Times New Roman"/>
            <w:sz w:val="24"/>
            <w:szCs w:val="24"/>
          </w:rPr>
          <w:t xml:space="preserve"> 6.2 and 6.3</w:t>
        </w:r>
      </w:ins>
      <w:r w:rsidRPr="00DA16FA">
        <w:rPr>
          <w:rFonts w:ascii="Times New Roman" w:hAnsi="Times New Roman" w:cs="Times New Roman"/>
          <w:sz w:val="24"/>
          <w:szCs w:val="24"/>
        </w:rPr>
        <w:t>, (i</w:t>
      </w:r>
      <w:r>
        <w:rPr>
          <w:rFonts w:ascii="Times New Roman" w:hAnsi="Times New Roman" w:cs="Times New Roman"/>
          <w:sz w:val="24"/>
          <w:szCs w:val="24"/>
        </w:rPr>
        <w:t>i</w:t>
      </w:r>
      <w:r w:rsidRPr="00DA16FA">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DA16FA">
        <w:rPr>
          <w:rFonts w:ascii="Times New Roman" w:hAnsi="Times New Roman" w:cs="Times New Roman"/>
          <w:sz w:val="24"/>
          <w:szCs w:val="24"/>
        </w:rPr>
        <w:t xml:space="preserve">negligence or willful misconduct of Vendor (or any of its </w:t>
      </w:r>
      <w:r>
        <w:rPr>
          <w:rFonts w:ascii="Times New Roman" w:hAnsi="Times New Roman" w:cs="Times New Roman"/>
          <w:sz w:val="24"/>
          <w:szCs w:val="24"/>
        </w:rPr>
        <w:t>Representatives</w:t>
      </w:r>
      <w:r w:rsidRPr="00DA16FA">
        <w:rPr>
          <w:rFonts w:ascii="Times New Roman" w:hAnsi="Times New Roman" w:cs="Times New Roman"/>
          <w:sz w:val="24"/>
          <w:szCs w:val="24"/>
        </w:rPr>
        <w:t xml:space="preserve">) in performing its obligations under this </w:t>
      </w:r>
      <w:r>
        <w:rPr>
          <w:rFonts w:ascii="Times New Roman" w:hAnsi="Times New Roman" w:cs="Times New Roman"/>
          <w:sz w:val="24"/>
          <w:szCs w:val="24"/>
        </w:rPr>
        <w:t>A</w:t>
      </w:r>
      <w:r w:rsidRPr="00DA16FA">
        <w:rPr>
          <w:rFonts w:ascii="Times New Roman" w:hAnsi="Times New Roman" w:cs="Times New Roman"/>
          <w:sz w:val="24"/>
          <w:szCs w:val="24"/>
        </w:rPr>
        <w:t>greement</w:t>
      </w:r>
      <w:r>
        <w:rPr>
          <w:rFonts w:ascii="Times New Roman" w:hAnsi="Times New Roman" w:cs="Times New Roman"/>
          <w:sz w:val="24"/>
          <w:szCs w:val="24"/>
        </w:rPr>
        <w:t>,</w:t>
      </w:r>
      <w:r w:rsidRPr="00DA16FA">
        <w:rPr>
          <w:rFonts w:ascii="Times New Roman" w:hAnsi="Times New Roman" w:cs="Times New Roman"/>
          <w:sz w:val="24"/>
          <w:szCs w:val="24"/>
        </w:rPr>
        <w:t xml:space="preserve"> or (</w:t>
      </w:r>
      <w:r>
        <w:rPr>
          <w:rFonts w:ascii="Times New Roman" w:hAnsi="Times New Roman" w:cs="Times New Roman"/>
          <w:sz w:val="24"/>
          <w:szCs w:val="24"/>
        </w:rPr>
        <w:t>iii</w:t>
      </w:r>
      <w:r w:rsidRPr="00DA16FA">
        <w:rPr>
          <w:rFonts w:ascii="Times New Roman" w:hAnsi="Times New Roman" w:cs="Times New Roman"/>
          <w:sz w:val="24"/>
          <w:szCs w:val="24"/>
        </w:rPr>
        <w:t xml:space="preserve">) any </w:t>
      </w:r>
      <w:r w:rsidRPr="00DA16FA">
        <w:rPr>
          <w:rFonts w:ascii="Times New Roman" w:hAnsi="Times New Roman" w:cs="Times New Roman"/>
          <w:snapToGrid w:val="0"/>
          <w:sz w:val="24"/>
          <w:szCs w:val="24"/>
        </w:rPr>
        <w:t>third party claim that any Deliverable infringes a</w:t>
      </w:r>
      <w:r>
        <w:rPr>
          <w:rFonts w:ascii="Times New Roman" w:hAnsi="Times New Roman" w:cs="Times New Roman"/>
          <w:snapToGrid w:val="0"/>
          <w:sz w:val="24"/>
          <w:szCs w:val="24"/>
        </w:rPr>
        <w:t>ny patent, trade secret, copyright, trademark or any other proprietary right of any person</w:t>
      </w:r>
      <w:ins w:id="185" w:author="APSL Legal" w:date="2022-05-16T12:32:00Z">
        <w:r w:rsidR="004D74DA">
          <w:rPr>
            <w:rFonts w:ascii="Times New Roman" w:hAnsi="Times New Roman" w:cs="Times New Roman"/>
            <w:snapToGrid w:val="0"/>
            <w:sz w:val="24"/>
            <w:szCs w:val="24"/>
          </w:rPr>
          <w:t>, subject to Section 6.2</w:t>
        </w:r>
      </w:ins>
      <w:r>
        <w:rPr>
          <w:rFonts w:ascii="Times New Roman" w:hAnsi="Times New Roman" w:cs="Times New Roman"/>
          <w:snapToGrid w:val="0"/>
          <w:sz w:val="24"/>
          <w:szCs w:val="24"/>
        </w:rPr>
        <w:t xml:space="preserve">; provided, however, that Vendor shall have no such obligation with respect to any Claim to the extent that such Claim arises from the negligence or willful misconduct of </w:t>
      </w:r>
      <w:r w:rsidR="0092751B">
        <w:rPr>
          <w:rFonts w:ascii="Times New Roman" w:hAnsi="Times New Roman" w:cs="Times New Roman"/>
          <w:snapToGrid w:val="0"/>
          <w:sz w:val="24"/>
          <w:szCs w:val="24"/>
        </w:rPr>
        <w:t>Biogen</w:t>
      </w:r>
      <w:r>
        <w:rPr>
          <w:rFonts w:ascii="Times New Roman" w:hAnsi="Times New Roman" w:cs="Times New Roman"/>
          <w:snapToGrid w:val="0"/>
          <w:sz w:val="24"/>
          <w:szCs w:val="24"/>
        </w:rPr>
        <w:t xml:space="preserve"> (or its directors, employees or agents), or the breach by </w:t>
      </w:r>
      <w:r w:rsidR="0092751B">
        <w:rPr>
          <w:rFonts w:ascii="Times New Roman" w:hAnsi="Times New Roman" w:cs="Times New Roman"/>
          <w:snapToGrid w:val="0"/>
          <w:sz w:val="24"/>
          <w:szCs w:val="24"/>
        </w:rPr>
        <w:t>Biogen</w:t>
      </w:r>
      <w:r>
        <w:rPr>
          <w:rFonts w:ascii="Times New Roman" w:hAnsi="Times New Roman" w:cs="Times New Roman"/>
          <w:snapToGrid w:val="0"/>
          <w:sz w:val="24"/>
          <w:szCs w:val="24"/>
        </w:rPr>
        <w:t xml:space="preserve"> of any of its obligations under this Agreement.</w:t>
      </w:r>
    </w:p>
    <w:p w14:paraId="05AD92B7" w14:textId="77777777" w:rsidR="001018B2" w:rsidRPr="00DA16FA" w:rsidRDefault="001018B2" w:rsidP="001018B2">
      <w:pPr>
        <w:pStyle w:val="Sections"/>
        <w:numPr>
          <w:ilvl w:val="0"/>
          <w:numId w:val="0"/>
        </w:numPr>
        <w:spacing w:after="0"/>
        <w:jc w:val="both"/>
        <w:rPr>
          <w:rFonts w:ascii="Times New Roman" w:hAnsi="Times New Roman" w:cs="Times New Roman"/>
          <w:sz w:val="24"/>
          <w:szCs w:val="24"/>
        </w:rPr>
      </w:pPr>
    </w:p>
    <w:p w14:paraId="6EE22921" w14:textId="0F2CB969" w:rsidR="001018B2" w:rsidRPr="00DA16FA" w:rsidRDefault="001018B2" w:rsidP="001018B2">
      <w:pPr>
        <w:pStyle w:val="Sections"/>
        <w:numPr>
          <w:ilvl w:val="0"/>
          <w:numId w:val="0"/>
        </w:numPr>
        <w:spacing w:after="0"/>
        <w:jc w:val="both"/>
        <w:rPr>
          <w:rFonts w:ascii="Times New Roman" w:hAnsi="Times New Roman" w:cs="Times New Roman"/>
          <w:b/>
          <w:sz w:val="24"/>
          <w:szCs w:val="24"/>
        </w:rPr>
      </w:pPr>
      <w:r>
        <w:rPr>
          <w:rFonts w:ascii="Times New Roman" w:hAnsi="Times New Roman" w:cs="Times New Roman"/>
          <w:sz w:val="24"/>
          <w:szCs w:val="24"/>
        </w:rPr>
        <w:t>8</w:t>
      </w:r>
      <w:r w:rsidRPr="00DA16FA">
        <w:rPr>
          <w:rFonts w:ascii="Times New Roman" w:hAnsi="Times New Roman" w:cs="Times New Roman"/>
          <w:sz w:val="24"/>
          <w:szCs w:val="24"/>
        </w:rPr>
        <w:t>.2</w:t>
      </w:r>
      <w:r w:rsidRPr="00DA16FA">
        <w:rPr>
          <w:rFonts w:ascii="Times New Roman" w:hAnsi="Times New Roman" w:cs="Times New Roman"/>
          <w:sz w:val="24"/>
          <w:szCs w:val="24"/>
        </w:rPr>
        <w:tab/>
        <w:t xml:space="preserve">Subject to the terms and conditions of this Agreement, </w:t>
      </w:r>
      <w:r w:rsidR="0092751B">
        <w:rPr>
          <w:rFonts w:ascii="Times New Roman" w:hAnsi="Times New Roman" w:cs="Times New Roman"/>
          <w:sz w:val="24"/>
          <w:szCs w:val="24"/>
        </w:rPr>
        <w:t>Biogen</w:t>
      </w:r>
      <w:r w:rsidRPr="00DA16FA">
        <w:rPr>
          <w:rFonts w:ascii="Times New Roman" w:hAnsi="Times New Roman" w:cs="Times New Roman"/>
          <w:sz w:val="24"/>
          <w:szCs w:val="24"/>
        </w:rPr>
        <w:t xml:space="preserve"> shall protect, defend, indemnify and hold harm</w:t>
      </w:r>
      <w:r>
        <w:rPr>
          <w:rFonts w:ascii="Times New Roman" w:hAnsi="Times New Roman" w:cs="Times New Roman"/>
          <w:sz w:val="24"/>
          <w:szCs w:val="24"/>
        </w:rPr>
        <w:t xml:space="preserve">less </w:t>
      </w:r>
      <w:r w:rsidRPr="00DA16FA">
        <w:rPr>
          <w:rFonts w:ascii="Times New Roman" w:hAnsi="Times New Roman" w:cs="Times New Roman"/>
          <w:sz w:val="24"/>
          <w:szCs w:val="24"/>
        </w:rPr>
        <w:t xml:space="preserve">Vendor and its present and former affiliates, directors, officers, employees, agents, licensors, successors and assigns from and against </w:t>
      </w:r>
      <w:r>
        <w:rPr>
          <w:rFonts w:ascii="Times New Roman" w:hAnsi="Times New Roman" w:cs="Times New Roman"/>
          <w:sz w:val="24"/>
          <w:szCs w:val="24"/>
        </w:rPr>
        <w:t xml:space="preserve">any loss, liability or </w:t>
      </w:r>
      <w:r w:rsidRPr="00BE3A40">
        <w:rPr>
          <w:rFonts w:ascii="Times New Roman" w:hAnsi="Times New Roman" w:cs="Times New Roman"/>
          <w:sz w:val="24"/>
          <w:szCs w:val="24"/>
        </w:rPr>
        <w:t>expense incurred in connection with a Claim, and any related costs and expenses (including, but not limited to, reasonable attorneys’ fees), arising from or related to (</w:t>
      </w:r>
      <w:proofErr w:type="spellStart"/>
      <w:r w:rsidRPr="00BE3A40">
        <w:rPr>
          <w:rFonts w:ascii="Times New Roman" w:hAnsi="Times New Roman" w:cs="Times New Roman"/>
          <w:sz w:val="24"/>
          <w:szCs w:val="24"/>
        </w:rPr>
        <w:t>i</w:t>
      </w:r>
      <w:proofErr w:type="spellEnd"/>
      <w:r w:rsidRPr="00BE3A40">
        <w:rPr>
          <w:rFonts w:ascii="Times New Roman" w:hAnsi="Times New Roman" w:cs="Times New Roman"/>
          <w:sz w:val="24"/>
          <w:szCs w:val="24"/>
        </w:rPr>
        <w:t xml:space="preserve">) any breach by </w:t>
      </w:r>
      <w:r w:rsidR="0092751B">
        <w:rPr>
          <w:rFonts w:ascii="Times New Roman" w:hAnsi="Times New Roman" w:cs="Times New Roman"/>
          <w:sz w:val="24"/>
          <w:szCs w:val="24"/>
        </w:rPr>
        <w:t>Biogen</w:t>
      </w:r>
      <w:r w:rsidRPr="00BE3A40">
        <w:rPr>
          <w:rFonts w:ascii="Times New Roman" w:hAnsi="Times New Roman" w:cs="Times New Roman"/>
          <w:sz w:val="24"/>
          <w:szCs w:val="24"/>
        </w:rPr>
        <w:t xml:space="preserve"> of any of its obligations, representations or warranties under this Agreement, or (ii) any materials Vendor prepares or publishes for </w:t>
      </w:r>
      <w:r w:rsidR="0092751B">
        <w:rPr>
          <w:rFonts w:ascii="Times New Roman" w:hAnsi="Times New Roman" w:cs="Times New Roman"/>
          <w:sz w:val="24"/>
          <w:szCs w:val="24"/>
        </w:rPr>
        <w:t>Biogen</w:t>
      </w:r>
      <w:r w:rsidR="00E33600">
        <w:rPr>
          <w:rFonts w:ascii="Times New Roman" w:hAnsi="Times New Roman" w:cs="Times New Roman"/>
          <w:sz w:val="24"/>
          <w:szCs w:val="24"/>
        </w:rPr>
        <w:t>, to the extent that such materials</w:t>
      </w:r>
      <w:r w:rsidRPr="00BE3A40">
        <w:rPr>
          <w:rFonts w:ascii="Times New Roman" w:hAnsi="Times New Roman" w:cs="Times New Roman"/>
          <w:sz w:val="24"/>
          <w:szCs w:val="24"/>
        </w:rPr>
        <w:t xml:space="preserve"> that are based upon information provided by </w:t>
      </w:r>
      <w:r w:rsidR="0092751B">
        <w:rPr>
          <w:rFonts w:ascii="Times New Roman" w:hAnsi="Times New Roman" w:cs="Times New Roman"/>
          <w:sz w:val="24"/>
          <w:szCs w:val="24"/>
        </w:rPr>
        <w:t>Biogen</w:t>
      </w:r>
      <w:r w:rsidR="00E33600">
        <w:rPr>
          <w:rFonts w:ascii="Times New Roman" w:hAnsi="Times New Roman" w:cs="Times New Roman"/>
          <w:sz w:val="24"/>
          <w:szCs w:val="24"/>
        </w:rPr>
        <w:t xml:space="preserve"> to Vendor</w:t>
      </w:r>
      <w:r w:rsidRPr="00BE3A40">
        <w:rPr>
          <w:rFonts w:ascii="Times New Roman" w:hAnsi="Times New Roman" w:cs="Times New Roman"/>
          <w:sz w:val="24"/>
          <w:szCs w:val="24"/>
        </w:rPr>
        <w:t xml:space="preserve"> prior to their preparation or publication; provided, however that </w:t>
      </w:r>
      <w:r w:rsidR="0092751B">
        <w:rPr>
          <w:rFonts w:ascii="Times New Roman" w:hAnsi="Times New Roman" w:cs="Times New Roman"/>
          <w:sz w:val="24"/>
          <w:szCs w:val="24"/>
        </w:rPr>
        <w:t>Biogen</w:t>
      </w:r>
      <w:r w:rsidRPr="00BE3A40">
        <w:rPr>
          <w:rFonts w:ascii="Times New Roman" w:hAnsi="Times New Roman" w:cs="Times New Roman"/>
          <w:sz w:val="24"/>
          <w:szCs w:val="24"/>
        </w:rPr>
        <w:t xml:space="preserve"> </w:t>
      </w:r>
      <w:r w:rsidRPr="00BE3A40">
        <w:rPr>
          <w:rFonts w:ascii="Times New Roman" w:hAnsi="Times New Roman" w:cs="Times New Roman"/>
          <w:snapToGrid w:val="0"/>
          <w:sz w:val="24"/>
          <w:szCs w:val="24"/>
        </w:rPr>
        <w:t>shall have no such obligation with respect to any Claim to the extent that such Claim arises from the negligence or willful misconduct of Vendor (or its Representatives), or the breach by Vendor of any of its obligations under this Agreement.</w:t>
      </w:r>
      <w:r w:rsidRPr="00BE3A40">
        <w:rPr>
          <w:rFonts w:ascii="Times New Roman" w:hAnsi="Times New Roman" w:cs="Times New Roman"/>
          <w:sz w:val="24"/>
          <w:szCs w:val="24"/>
        </w:rPr>
        <w:t xml:space="preserve"> </w:t>
      </w:r>
    </w:p>
    <w:p w14:paraId="7550CF18" w14:textId="77777777" w:rsidR="001018B2" w:rsidRPr="00DA16FA" w:rsidRDefault="001018B2" w:rsidP="001018B2">
      <w:pPr>
        <w:pStyle w:val="Sections"/>
        <w:numPr>
          <w:ilvl w:val="0"/>
          <w:numId w:val="0"/>
        </w:numPr>
        <w:spacing w:after="0"/>
        <w:jc w:val="both"/>
        <w:rPr>
          <w:rFonts w:ascii="Times New Roman" w:hAnsi="Times New Roman" w:cs="Times New Roman"/>
          <w:sz w:val="24"/>
          <w:szCs w:val="24"/>
        </w:rPr>
      </w:pPr>
    </w:p>
    <w:p w14:paraId="3825D284" w14:textId="77777777" w:rsidR="001018B2" w:rsidRDefault="001018B2" w:rsidP="001018B2">
      <w:pPr>
        <w:widowControl w:val="0"/>
        <w:jc w:val="both"/>
        <w:rPr>
          <w:snapToGrid w:val="0"/>
          <w:sz w:val="24"/>
          <w:szCs w:val="24"/>
        </w:rPr>
      </w:pPr>
      <w:r>
        <w:rPr>
          <w:snapToGrid w:val="0"/>
          <w:sz w:val="24"/>
          <w:szCs w:val="24"/>
        </w:rPr>
        <w:t>8</w:t>
      </w:r>
      <w:r w:rsidRPr="00DA16FA">
        <w:rPr>
          <w:snapToGrid w:val="0"/>
          <w:sz w:val="24"/>
          <w:szCs w:val="24"/>
        </w:rPr>
        <w:t>.3</w:t>
      </w:r>
      <w:r w:rsidRPr="00DA16FA">
        <w:rPr>
          <w:snapToGrid w:val="0"/>
          <w:sz w:val="24"/>
          <w:szCs w:val="24"/>
        </w:rPr>
        <w:tab/>
      </w:r>
      <w:r>
        <w:rPr>
          <w:snapToGrid w:val="0"/>
          <w:sz w:val="24"/>
          <w:szCs w:val="24"/>
        </w:rPr>
        <w:t>The indemnification obligations of each party are subject to the following conditions:</w:t>
      </w:r>
    </w:p>
    <w:p w14:paraId="1E09E31A" w14:textId="77777777" w:rsidR="001018B2" w:rsidRDefault="001018B2" w:rsidP="001018B2">
      <w:pPr>
        <w:widowControl w:val="0"/>
        <w:jc w:val="both"/>
        <w:rPr>
          <w:snapToGrid w:val="0"/>
          <w:sz w:val="24"/>
          <w:szCs w:val="24"/>
        </w:rPr>
      </w:pPr>
    </w:p>
    <w:p w14:paraId="7C5A2B6B" w14:textId="77777777" w:rsidR="001018B2" w:rsidRDefault="00E33600" w:rsidP="001018B2">
      <w:pPr>
        <w:rPr>
          <w:snapToGrid w:val="0"/>
          <w:sz w:val="24"/>
          <w:szCs w:val="24"/>
        </w:rPr>
      </w:pPr>
      <w:r>
        <w:rPr>
          <w:snapToGrid w:val="0"/>
          <w:sz w:val="24"/>
          <w:szCs w:val="24"/>
        </w:rPr>
        <w:tab/>
        <w:t>(</w:t>
      </w:r>
      <w:proofErr w:type="spellStart"/>
      <w:r>
        <w:rPr>
          <w:snapToGrid w:val="0"/>
          <w:sz w:val="24"/>
          <w:szCs w:val="24"/>
        </w:rPr>
        <w:t>i</w:t>
      </w:r>
      <w:proofErr w:type="spellEnd"/>
      <w:r w:rsidR="001018B2">
        <w:rPr>
          <w:snapToGrid w:val="0"/>
          <w:sz w:val="24"/>
          <w:szCs w:val="24"/>
        </w:rPr>
        <w:t>)</w:t>
      </w:r>
      <w:r w:rsidR="001018B2">
        <w:rPr>
          <w:snapToGrid w:val="0"/>
          <w:sz w:val="24"/>
          <w:szCs w:val="24"/>
        </w:rPr>
        <w:tab/>
        <w:t>The party seeking to be indemnified (the “Indemnified Party”) shall have provided prompt notice of a Claim or events likely to give rise to a Claim to the party with the obligation to indemnify (the “Indemnifying Party”) (in any event within sufficient time so as not to prejudice the defense of such Claim); and</w:t>
      </w:r>
    </w:p>
    <w:p w14:paraId="2A4092F2" w14:textId="77777777" w:rsidR="001018B2" w:rsidRDefault="001018B2" w:rsidP="001018B2">
      <w:pPr>
        <w:rPr>
          <w:snapToGrid w:val="0"/>
          <w:sz w:val="24"/>
          <w:szCs w:val="24"/>
        </w:rPr>
      </w:pPr>
    </w:p>
    <w:p w14:paraId="0A52171F" w14:textId="77777777" w:rsidR="001018B2" w:rsidRDefault="00E33600" w:rsidP="001018B2">
      <w:pPr>
        <w:rPr>
          <w:snapToGrid w:val="0"/>
          <w:sz w:val="24"/>
          <w:szCs w:val="24"/>
        </w:rPr>
      </w:pPr>
      <w:r>
        <w:rPr>
          <w:snapToGrid w:val="0"/>
          <w:sz w:val="24"/>
          <w:szCs w:val="24"/>
        </w:rPr>
        <w:tab/>
        <w:t>(ii</w:t>
      </w:r>
      <w:r w:rsidR="001018B2">
        <w:rPr>
          <w:snapToGrid w:val="0"/>
          <w:sz w:val="24"/>
          <w:szCs w:val="24"/>
        </w:rPr>
        <w:t xml:space="preserve">) </w:t>
      </w:r>
      <w:r w:rsidR="001018B2">
        <w:rPr>
          <w:snapToGrid w:val="0"/>
          <w:sz w:val="24"/>
          <w:szCs w:val="24"/>
        </w:rPr>
        <w:tab/>
        <w:t xml:space="preserve">The Indemnifying Party shall be given the opportunity at all times to control the defense of the Claim, with the cooperation and assistance of the Indemnified Party; provided, </w:t>
      </w:r>
      <w:r w:rsidR="001018B2">
        <w:rPr>
          <w:snapToGrid w:val="0"/>
          <w:sz w:val="24"/>
          <w:szCs w:val="24"/>
        </w:rPr>
        <w:lastRenderedPageBreak/>
        <w:t>however, that the Indemnifying Party shall not settle any Claim with an admission of liability or wrongdoing by the Indemnified Party with</w:t>
      </w:r>
      <w:r w:rsidR="003200AF">
        <w:rPr>
          <w:snapToGrid w:val="0"/>
          <w:sz w:val="24"/>
          <w:szCs w:val="24"/>
        </w:rPr>
        <w:t>out</w:t>
      </w:r>
      <w:r w:rsidR="001018B2">
        <w:rPr>
          <w:snapToGrid w:val="0"/>
          <w:sz w:val="24"/>
          <w:szCs w:val="24"/>
        </w:rPr>
        <w:t xml:space="preserve"> such party’s prior written consent.  </w:t>
      </w:r>
    </w:p>
    <w:p w14:paraId="0A4DC580" w14:textId="77777777" w:rsidR="001018B2" w:rsidRPr="00DA16FA" w:rsidRDefault="001018B2" w:rsidP="001018B2">
      <w:pPr>
        <w:pStyle w:val="BodyText"/>
        <w:jc w:val="both"/>
      </w:pPr>
    </w:p>
    <w:p w14:paraId="649E6CAE" w14:textId="77777777" w:rsidR="001018B2" w:rsidRPr="00DA16FA" w:rsidRDefault="001018B2" w:rsidP="001018B2">
      <w:pPr>
        <w:widowControl w:val="0"/>
        <w:jc w:val="both"/>
        <w:rPr>
          <w:smallCaps/>
          <w:snapToGrid w:val="0"/>
          <w:sz w:val="24"/>
          <w:szCs w:val="24"/>
        </w:rPr>
      </w:pPr>
      <w:r>
        <w:rPr>
          <w:snapToGrid w:val="0"/>
          <w:sz w:val="24"/>
          <w:szCs w:val="24"/>
        </w:rPr>
        <w:t>9</w:t>
      </w:r>
      <w:r w:rsidRPr="00DA16FA">
        <w:rPr>
          <w:snapToGrid w:val="0"/>
          <w:sz w:val="24"/>
          <w:szCs w:val="24"/>
        </w:rPr>
        <w:t>.</w:t>
      </w:r>
      <w:r w:rsidRPr="00DA16FA">
        <w:rPr>
          <w:snapToGrid w:val="0"/>
          <w:sz w:val="24"/>
          <w:szCs w:val="24"/>
        </w:rPr>
        <w:tab/>
      </w:r>
      <w:r w:rsidRPr="00DA16FA">
        <w:rPr>
          <w:b/>
          <w:bCs/>
          <w:smallCaps/>
          <w:snapToGrid w:val="0"/>
          <w:sz w:val="24"/>
          <w:szCs w:val="24"/>
        </w:rPr>
        <w:t>Standards of Vendor Personnel</w:t>
      </w:r>
    </w:p>
    <w:p w14:paraId="2CBC3D5B" w14:textId="77777777" w:rsidR="001018B2" w:rsidRPr="00DA16FA" w:rsidRDefault="001018B2" w:rsidP="001018B2">
      <w:pPr>
        <w:pStyle w:val="Sections"/>
        <w:numPr>
          <w:ilvl w:val="0"/>
          <w:numId w:val="0"/>
        </w:numPr>
        <w:spacing w:after="0"/>
        <w:ind w:left="360" w:hanging="360"/>
        <w:jc w:val="both"/>
        <w:rPr>
          <w:rFonts w:ascii="Times New Roman" w:hAnsi="Times New Roman" w:cs="Times New Roman"/>
          <w:snapToGrid w:val="0"/>
          <w:sz w:val="24"/>
          <w:szCs w:val="24"/>
        </w:rPr>
      </w:pPr>
    </w:p>
    <w:p w14:paraId="4C8AA659" w14:textId="601F3F1D" w:rsidR="001018B2" w:rsidRPr="00DA16FA" w:rsidRDefault="001018B2" w:rsidP="001018B2">
      <w:pPr>
        <w:pStyle w:val="Sections"/>
        <w:numPr>
          <w:ilvl w:val="0"/>
          <w:numId w:val="0"/>
        </w:numPr>
        <w:spacing w:after="0"/>
        <w:jc w:val="both"/>
        <w:rPr>
          <w:rFonts w:ascii="Times New Roman" w:hAnsi="Times New Roman" w:cs="Times New Roman"/>
          <w:sz w:val="24"/>
          <w:szCs w:val="24"/>
        </w:rPr>
      </w:pPr>
      <w:r>
        <w:rPr>
          <w:rFonts w:ascii="Times New Roman" w:hAnsi="Times New Roman" w:cs="Times New Roman"/>
          <w:snapToGrid w:val="0"/>
          <w:sz w:val="24"/>
          <w:szCs w:val="24"/>
        </w:rPr>
        <w:t>9</w:t>
      </w:r>
      <w:r w:rsidRPr="00DA16FA">
        <w:rPr>
          <w:rFonts w:ascii="Times New Roman" w:hAnsi="Times New Roman" w:cs="Times New Roman"/>
          <w:snapToGrid w:val="0"/>
          <w:sz w:val="24"/>
          <w:szCs w:val="24"/>
        </w:rPr>
        <w:t>.1</w:t>
      </w:r>
      <w:r w:rsidRPr="00DA16FA">
        <w:rPr>
          <w:rFonts w:ascii="Times New Roman" w:hAnsi="Times New Roman" w:cs="Times New Roman"/>
          <w:snapToGrid w:val="0"/>
          <w:sz w:val="24"/>
          <w:szCs w:val="24"/>
        </w:rPr>
        <w:tab/>
        <w:t>Vendor</w:t>
      </w:r>
      <w:r w:rsidRPr="00DA16FA">
        <w:rPr>
          <w:rFonts w:ascii="Times New Roman" w:hAnsi="Times New Roman" w:cs="Times New Roman"/>
          <w:sz w:val="24"/>
          <w:szCs w:val="24"/>
        </w:rPr>
        <w:t xml:space="preserve"> </w:t>
      </w:r>
      <w:r w:rsidR="00E33600">
        <w:rPr>
          <w:rFonts w:ascii="Times New Roman" w:hAnsi="Times New Roman" w:cs="Times New Roman"/>
          <w:sz w:val="24"/>
          <w:szCs w:val="24"/>
        </w:rPr>
        <w:t>represents and warrant</w:t>
      </w:r>
      <w:r>
        <w:rPr>
          <w:rFonts w:ascii="Times New Roman" w:hAnsi="Times New Roman" w:cs="Times New Roman"/>
          <w:sz w:val="24"/>
          <w:szCs w:val="24"/>
        </w:rPr>
        <w:t>s</w:t>
      </w:r>
      <w:r w:rsidRPr="00DA16FA">
        <w:rPr>
          <w:rFonts w:ascii="Times New Roman" w:hAnsi="Times New Roman" w:cs="Times New Roman"/>
          <w:sz w:val="24"/>
          <w:szCs w:val="24"/>
        </w:rPr>
        <w:t xml:space="preserve"> that Vendor and each </w:t>
      </w:r>
      <w:r>
        <w:rPr>
          <w:rFonts w:ascii="Times New Roman" w:hAnsi="Times New Roman" w:cs="Times New Roman"/>
          <w:sz w:val="24"/>
          <w:szCs w:val="24"/>
        </w:rPr>
        <w:t>Representative</w:t>
      </w:r>
      <w:r w:rsidRPr="00DA16FA">
        <w:rPr>
          <w:rFonts w:ascii="Times New Roman" w:hAnsi="Times New Roman" w:cs="Times New Roman"/>
          <w:sz w:val="24"/>
          <w:szCs w:val="24"/>
        </w:rPr>
        <w:t xml:space="preserve"> of Vendor assigned by it to perform the Services (“Personnel”)</w:t>
      </w:r>
      <w:r>
        <w:rPr>
          <w:rFonts w:ascii="Times New Roman" w:hAnsi="Times New Roman" w:cs="Times New Roman"/>
          <w:sz w:val="24"/>
          <w:szCs w:val="24"/>
        </w:rPr>
        <w:t>, will</w:t>
      </w:r>
      <w:r w:rsidRPr="00DA16FA">
        <w:rPr>
          <w:rFonts w:ascii="Times New Roman" w:hAnsi="Times New Roman" w:cs="Times New Roman"/>
          <w:sz w:val="24"/>
          <w:szCs w:val="24"/>
        </w:rPr>
        <w:t xml:space="preserve"> (</w:t>
      </w:r>
      <w:proofErr w:type="spellStart"/>
      <w:r w:rsidRPr="00DA16FA">
        <w:rPr>
          <w:rFonts w:ascii="Times New Roman" w:hAnsi="Times New Roman" w:cs="Times New Roman"/>
          <w:sz w:val="24"/>
          <w:szCs w:val="24"/>
        </w:rPr>
        <w:t>i</w:t>
      </w:r>
      <w:proofErr w:type="spellEnd"/>
      <w:r w:rsidRPr="00DA16FA">
        <w:rPr>
          <w:rFonts w:ascii="Times New Roman" w:hAnsi="Times New Roman" w:cs="Times New Roman"/>
          <w:sz w:val="24"/>
          <w:szCs w:val="24"/>
        </w:rPr>
        <w:t xml:space="preserve">) as applicable, demonstrate compliance with Federal, state and local laws governing residency or registry for employment eligibility (e.g., submission of proper documentation confirming US citizenship or legal alien status and/or INS Form I-9), (ii) not have been convicted of any crime that reflects on the qualifications of the individual to perform the job assignment for </w:t>
      </w:r>
      <w:r w:rsidR="0092751B">
        <w:rPr>
          <w:rFonts w:ascii="Times New Roman" w:hAnsi="Times New Roman" w:cs="Times New Roman"/>
          <w:sz w:val="24"/>
          <w:szCs w:val="24"/>
        </w:rPr>
        <w:t>Biogen</w:t>
      </w:r>
      <w:r w:rsidRPr="00DA16FA">
        <w:rPr>
          <w:rFonts w:ascii="Times New Roman" w:hAnsi="Times New Roman" w:cs="Times New Roman"/>
          <w:sz w:val="24"/>
          <w:szCs w:val="24"/>
        </w:rPr>
        <w:t xml:space="preserve">, and (iii) </w:t>
      </w:r>
      <w:ins w:id="186" w:author="APSL Legal" w:date="2022-05-16T12:36:00Z">
        <w:r w:rsidR="006D2DFF">
          <w:rPr>
            <w:rFonts w:ascii="Times New Roman" w:hAnsi="Times New Roman" w:cs="Times New Roman"/>
            <w:sz w:val="24"/>
            <w:szCs w:val="24"/>
          </w:rPr>
          <w:t xml:space="preserve">as of the date of execution of the applicable Work Order, </w:t>
        </w:r>
      </w:ins>
      <w:r w:rsidRPr="00DA16FA">
        <w:rPr>
          <w:rFonts w:ascii="Times New Roman" w:hAnsi="Times New Roman" w:cs="Times New Roman"/>
          <w:sz w:val="24"/>
          <w:szCs w:val="24"/>
        </w:rPr>
        <w:t xml:space="preserve">not have been excluded, suspended or debarred from participation in a federal health care program </w:t>
      </w:r>
      <w:r>
        <w:rPr>
          <w:rFonts w:ascii="Times New Roman" w:hAnsi="Times New Roman" w:cs="Times New Roman"/>
          <w:sz w:val="24"/>
          <w:szCs w:val="24"/>
        </w:rPr>
        <w:t xml:space="preserve">or, to the Vendor’s knowledge, be currently subject to any pending debarment or similar </w:t>
      </w:r>
      <w:r w:rsidRPr="00DA16FA">
        <w:rPr>
          <w:rFonts w:ascii="Times New Roman" w:hAnsi="Times New Roman" w:cs="Times New Roman"/>
          <w:sz w:val="24"/>
          <w:szCs w:val="24"/>
        </w:rPr>
        <w:t>proceedings.</w:t>
      </w:r>
    </w:p>
    <w:p w14:paraId="7E1C7972" w14:textId="77777777" w:rsidR="001018B2" w:rsidRPr="00DA16FA" w:rsidRDefault="001018B2" w:rsidP="001018B2">
      <w:pPr>
        <w:pStyle w:val="Sections"/>
        <w:numPr>
          <w:ilvl w:val="0"/>
          <w:numId w:val="0"/>
        </w:numPr>
        <w:spacing w:after="0"/>
        <w:jc w:val="both"/>
        <w:rPr>
          <w:rFonts w:ascii="Times New Roman" w:hAnsi="Times New Roman" w:cs="Times New Roman"/>
          <w:sz w:val="24"/>
          <w:szCs w:val="24"/>
        </w:rPr>
      </w:pPr>
    </w:p>
    <w:p w14:paraId="256C17CE" w14:textId="0C93D878" w:rsidR="001018B2" w:rsidRPr="00DA16FA" w:rsidRDefault="001018B2" w:rsidP="001018B2">
      <w:pPr>
        <w:pStyle w:val="Sections"/>
        <w:numPr>
          <w:ilvl w:val="0"/>
          <w:numId w:val="0"/>
        </w:numPr>
        <w:spacing w:after="0"/>
        <w:jc w:val="both"/>
        <w:rPr>
          <w:rFonts w:ascii="Times New Roman" w:hAnsi="Times New Roman" w:cs="Times New Roman"/>
          <w:sz w:val="24"/>
          <w:szCs w:val="24"/>
        </w:rPr>
      </w:pPr>
      <w:r>
        <w:rPr>
          <w:rFonts w:ascii="Times New Roman" w:hAnsi="Times New Roman" w:cs="Times New Roman"/>
          <w:sz w:val="24"/>
          <w:szCs w:val="24"/>
        </w:rPr>
        <w:t>9</w:t>
      </w:r>
      <w:r w:rsidRPr="00DA16FA">
        <w:rPr>
          <w:rFonts w:ascii="Times New Roman" w:hAnsi="Times New Roman" w:cs="Times New Roman"/>
          <w:sz w:val="24"/>
          <w:szCs w:val="24"/>
        </w:rPr>
        <w:t>.2</w:t>
      </w:r>
      <w:r w:rsidRPr="00DA16FA">
        <w:rPr>
          <w:rFonts w:ascii="Times New Roman" w:hAnsi="Times New Roman" w:cs="Times New Roman"/>
          <w:sz w:val="24"/>
          <w:szCs w:val="24"/>
        </w:rPr>
        <w:tab/>
      </w:r>
      <w:r w:rsidR="0092751B">
        <w:rPr>
          <w:rFonts w:ascii="Times New Roman" w:hAnsi="Times New Roman" w:cs="Times New Roman"/>
          <w:sz w:val="24"/>
          <w:szCs w:val="24"/>
        </w:rPr>
        <w:t>Biogen</w:t>
      </w:r>
      <w:r w:rsidRPr="00DA16FA">
        <w:rPr>
          <w:rFonts w:ascii="Times New Roman" w:hAnsi="Times New Roman" w:cs="Times New Roman"/>
          <w:sz w:val="24"/>
          <w:szCs w:val="24"/>
        </w:rPr>
        <w:t xml:space="preserve"> reserves the right to reject any Personnel assigned by Vendor to perform the Services</w:t>
      </w:r>
      <w:ins w:id="187" w:author="APSL Legal" w:date="2022-05-16T12:36:00Z">
        <w:r w:rsidR="006D2DFF">
          <w:rPr>
            <w:rFonts w:ascii="Times New Roman" w:hAnsi="Times New Roman" w:cs="Times New Roman"/>
            <w:sz w:val="24"/>
            <w:szCs w:val="24"/>
          </w:rPr>
          <w:t xml:space="preserve"> with wri</w:t>
        </w:r>
      </w:ins>
      <w:ins w:id="188" w:author="APSL Legal" w:date="2022-05-16T12:37:00Z">
        <w:r w:rsidR="006D2DFF">
          <w:rPr>
            <w:rFonts w:ascii="Times New Roman" w:hAnsi="Times New Roman" w:cs="Times New Roman"/>
            <w:sz w:val="24"/>
            <w:szCs w:val="24"/>
          </w:rPr>
          <w:t>tten notice, specifying the cause of such request</w:t>
        </w:r>
      </w:ins>
      <w:r w:rsidRPr="00DA16FA">
        <w:rPr>
          <w:rFonts w:ascii="Times New Roman" w:hAnsi="Times New Roman" w:cs="Times New Roman"/>
          <w:sz w:val="24"/>
          <w:szCs w:val="24"/>
        </w:rPr>
        <w:t xml:space="preserve">.  Vendor shall as soon as possible thereafter propose replacement Personnel to </w:t>
      </w:r>
      <w:r w:rsidR="0092751B">
        <w:rPr>
          <w:rFonts w:ascii="Times New Roman" w:hAnsi="Times New Roman" w:cs="Times New Roman"/>
          <w:sz w:val="24"/>
          <w:szCs w:val="24"/>
        </w:rPr>
        <w:t>Biogen</w:t>
      </w:r>
      <w:r w:rsidRPr="00DA16FA">
        <w:rPr>
          <w:rFonts w:ascii="Times New Roman" w:hAnsi="Times New Roman" w:cs="Times New Roman"/>
          <w:sz w:val="24"/>
          <w:szCs w:val="24"/>
        </w:rPr>
        <w:t xml:space="preserve"> for approval, which approval shall not be unreasonably withheld.</w:t>
      </w:r>
    </w:p>
    <w:p w14:paraId="3EDA0A62" w14:textId="77777777" w:rsidR="001018B2" w:rsidRPr="00DA16FA" w:rsidRDefault="001018B2" w:rsidP="001018B2">
      <w:pPr>
        <w:pStyle w:val="Sections"/>
        <w:numPr>
          <w:ilvl w:val="0"/>
          <w:numId w:val="0"/>
        </w:numPr>
        <w:spacing w:after="0"/>
        <w:jc w:val="both"/>
        <w:rPr>
          <w:rFonts w:ascii="Times New Roman" w:hAnsi="Times New Roman" w:cs="Times New Roman"/>
          <w:sz w:val="24"/>
          <w:szCs w:val="24"/>
        </w:rPr>
      </w:pPr>
    </w:p>
    <w:p w14:paraId="4DCD358E" w14:textId="77777777" w:rsidR="001018B2" w:rsidRPr="00DA16FA" w:rsidRDefault="001018B2" w:rsidP="001018B2">
      <w:pPr>
        <w:pStyle w:val="Sections"/>
        <w:numPr>
          <w:ilvl w:val="0"/>
          <w:numId w:val="0"/>
        </w:numPr>
        <w:spacing w:after="0"/>
        <w:jc w:val="both"/>
        <w:rPr>
          <w:rFonts w:ascii="Times New Roman" w:hAnsi="Times New Roman" w:cs="Times New Roman"/>
          <w:sz w:val="24"/>
          <w:szCs w:val="24"/>
        </w:rPr>
      </w:pPr>
      <w:r>
        <w:rPr>
          <w:rFonts w:ascii="Times New Roman" w:hAnsi="Times New Roman" w:cs="Times New Roman"/>
          <w:sz w:val="24"/>
          <w:szCs w:val="24"/>
        </w:rPr>
        <w:t>9</w:t>
      </w:r>
      <w:r w:rsidRPr="00DA16FA">
        <w:rPr>
          <w:rFonts w:ascii="Times New Roman" w:hAnsi="Times New Roman" w:cs="Times New Roman"/>
          <w:sz w:val="24"/>
          <w:szCs w:val="24"/>
        </w:rPr>
        <w:t>.3</w:t>
      </w:r>
      <w:r w:rsidRPr="00DA16FA">
        <w:rPr>
          <w:rFonts w:ascii="Times New Roman" w:hAnsi="Times New Roman" w:cs="Times New Roman"/>
          <w:sz w:val="24"/>
          <w:szCs w:val="24"/>
        </w:rPr>
        <w:tab/>
      </w:r>
      <w:r w:rsidR="0092751B">
        <w:rPr>
          <w:rFonts w:ascii="Times New Roman" w:hAnsi="Times New Roman" w:cs="Times New Roman"/>
          <w:sz w:val="24"/>
          <w:szCs w:val="24"/>
        </w:rPr>
        <w:t>Biogen</w:t>
      </w:r>
      <w:r w:rsidRPr="00DA16FA">
        <w:rPr>
          <w:rFonts w:ascii="Times New Roman" w:hAnsi="Times New Roman" w:cs="Times New Roman"/>
          <w:sz w:val="24"/>
          <w:szCs w:val="24"/>
        </w:rPr>
        <w:t>’s selection and use (or non-use) of its rights and remedies regarding any Personnel shall not affect in any way Vendor’s responsibilities, liabilities or warranties under this Agreement.</w:t>
      </w:r>
    </w:p>
    <w:p w14:paraId="548C6E43" w14:textId="77777777" w:rsidR="001018B2" w:rsidRPr="00DA16FA" w:rsidRDefault="001018B2" w:rsidP="001018B2">
      <w:pPr>
        <w:jc w:val="both"/>
        <w:rPr>
          <w:sz w:val="24"/>
          <w:szCs w:val="24"/>
        </w:rPr>
      </w:pPr>
    </w:p>
    <w:p w14:paraId="2A6EECD6" w14:textId="77777777" w:rsidR="001018B2" w:rsidRPr="00DA16FA" w:rsidRDefault="001018B2" w:rsidP="001018B2">
      <w:pPr>
        <w:tabs>
          <w:tab w:val="left" w:pos="-1440"/>
          <w:tab w:val="left" w:pos="-720"/>
          <w:tab w:val="left" w:pos="0"/>
        </w:tabs>
        <w:jc w:val="both"/>
        <w:rPr>
          <w:bCs/>
          <w:sz w:val="24"/>
          <w:szCs w:val="24"/>
        </w:rPr>
      </w:pPr>
      <w:r>
        <w:rPr>
          <w:bCs/>
          <w:sz w:val="24"/>
          <w:szCs w:val="24"/>
        </w:rPr>
        <w:t>10</w:t>
      </w:r>
      <w:r w:rsidRPr="00DA16FA">
        <w:rPr>
          <w:bCs/>
          <w:sz w:val="24"/>
          <w:szCs w:val="24"/>
        </w:rPr>
        <w:t>.</w:t>
      </w:r>
      <w:r w:rsidRPr="00DA16FA">
        <w:rPr>
          <w:bCs/>
          <w:sz w:val="24"/>
          <w:szCs w:val="24"/>
        </w:rPr>
        <w:tab/>
      </w:r>
      <w:r w:rsidRPr="00DA16FA">
        <w:rPr>
          <w:b/>
          <w:bCs/>
          <w:smallCaps/>
          <w:sz w:val="24"/>
          <w:szCs w:val="24"/>
        </w:rPr>
        <w:t>Other Clients</w:t>
      </w:r>
    </w:p>
    <w:p w14:paraId="7C80A82D" w14:textId="77777777" w:rsidR="001018B2" w:rsidRPr="00DA16FA" w:rsidRDefault="001018B2" w:rsidP="001018B2">
      <w:pPr>
        <w:pStyle w:val="BodyTextIndent3"/>
        <w:spacing w:after="0"/>
        <w:ind w:left="0"/>
        <w:jc w:val="both"/>
        <w:rPr>
          <w:sz w:val="24"/>
          <w:szCs w:val="24"/>
        </w:rPr>
      </w:pPr>
    </w:p>
    <w:p w14:paraId="6EC0CFC3" w14:textId="7BACB062" w:rsidR="001018B2" w:rsidRPr="00DA16FA" w:rsidRDefault="001018B2" w:rsidP="001018B2">
      <w:pPr>
        <w:pStyle w:val="BodyTextIndent3"/>
        <w:spacing w:after="0"/>
        <w:ind w:left="0"/>
        <w:jc w:val="both"/>
        <w:rPr>
          <w:sz w:val="24"/>
          <w:szCs w:val="24"/>
        </w:rPr>
      </w:pPr>
      <w:r>
        <w:rPr>
          <w:sz w:val="24"/>
          <w:szCs w:val="24"/>
        </w:rPr>
        <w:t>10</w:t>
      </w:r>
      <w:r w:rsidRPr="00DA16FA">
        <w:rPr>
          <w:sz w:val="24"/>
          <w:szCs w:val="24"/>
        </w:rPr>
        <w:t>.1</w:t>
      </w:r>
      <w:r w:rsidRPr="00DA16FA">
        <w:rPr>
          <w:sz w:val="24"/>
          <w:szCs w:val="24"/>
        </w:rPr>
        <w:tab/>
        <w:t xml:space="preserve">Vendor represents to </w:t>
      </w:r>
      <w:r w:rsidR="0092751B">
        <w:rPr>
          <w:sz w:val="24"/>
          <w:szCs w:val="24"/>
        </w:rPr>
        <w:t>Biogen</w:t>
      </w:r>
      <w:r w:rsidRPr="00DA16FA">
        <w:rPr>
          <w:sz w:val="24"/>
          <w:szCs w:val="24"/>
        </w:rPr>
        <w:t xml:space="preserve"> that </w:t>
      </w:r>
      <w:ins w:id="189" w:author="APSL Legal" w:date="2022-05-16T12:37:00Z">
        <w:r w:rsidR="00747EBC">
          <w:rPr>
            <w:sz w:val="24"/>
            <w:szCs w:val="24"/>
          </w:rPr>
          <w:t xml:space="preserve">to the best of Vendor’s knowledge, </w:t>
        </w:r>
      </w:ins>
      <w:r w:rsidRPr="00DA16FA">
        <w:rPr>
          <w:sz w:val="24"/>
          <w:szCs w:val="24"/>
        </w:rPr>
        <w:t xml:space="preserve">its </w:t>
      </w:r>
      <w:r>
        <w:rPr>
          <w:sz w:val="24"/>
          <w:szCs w:val="24"/>
        </w:rPr>
        <w:t xml:space="preserve">execution of and </w:t>
      </w:r>
      <w:r w:rsidRPr="00DA16FA">
        <w:rPr>
          <w:sz w:val="24"/>
          <w:szCs w:val="24"/>
        </w:rPr>
        <w:t xml:space="preserve">performance of the Services under this Agreement and the </w:t>
      </w:r>
      <w:r w:rsidR="008C7B42">
        <w:rPr>
          <w:sz w:val="24"/>
          <w:szCs w:val="24"/>
        </w:rPr>
        <w:t xml:space="preserve">Work </w:t>
      </w:r>
      <w:r w:rsidRPr="00DA16FA">
        <w:rPr>
          <w:sz w:val="24"/>
          <w:szCs w:val="24"/>
        </w:rPr>
        <w:t>Schedule</w:t>
      </w:r>
      <w:r>
        <w:rPr>
          <w:sz w:val="24"/>
          <w:szCs w:val="24"/>
        </w:rPr>
        <w:t xml:space="preserve">(s) hereto </w:t>
      </w:r>
      <w:r w:rsidRPr="00DA16FA">
        <w:rPr>
          <w:sz w:val="24"/>
          <w:szCs w:val="24"/>
        </w:rPr>
        <w:t xml:space="preserve">do not and will not conflict with any </w:t>
      </w:r>
      <w:r>
        <w:rPr>
          <w:sz w:val="24"/>
          <w:szCs w:val="24"/>
        </w:rPr>
        <w:t xml:space="preserve">other </w:t>
      </w:r>
      <w:r w:rsidRPr="00DA16FA">
        <w:rPr>
          <w:sz w:val="24"/>
          <w:szCs w:val="24"/>
        </w:rPr>
        <w:t xml:space="preserve">agreement to which Vendor is a party, </w:t>
      </w:r>
      <w:r>
        <w:rPr>
          <w:sz w:val="24"/>
          <w:szCs w:val="24"/>
        </w:rPr>
        <w:t>such</w:t>
      </w:r>
      <w:r w:rsidRPr="00DA16FA">
        <w:rPr>
          <w:sz w:val="24"/>
          <w:szCs w:val="24"/>
        </w:rPr>
        <w:t xml:space="preserve"> that Vendor’s performance of the Services hereunder will be hampered by, diminished or affected in any way by its representation of other clients.  Vendor agrees to promptly notify </w:t>
      </w:r>
      <w:r w:rsidR="0092751B">
        <w:rPr>
          <w:sz w:val="24"/>
          <w:szCs w:val="24"/>
        </w:rPr>
        <w:t>Biogen</w:t>
      </w:r>
      <w:r w:rsidRPr="00DA16FA">
        <w:rPr>
          <w:sz w:val="24"/>
          <w:szCs w:val="24"/>
        </w:rPr>
        <w:t xml:space="preserve"> in writing of any now existing or future agreements or arrangements entered into with third parties that could present a potential conflict with respect to Vendor’s obligations to </w:t>
      </w:r>
      <w:r w:rsidR="0092751B">
        <w:rPr>
          <w:sz w:val="24"/>
          <w:szCs w:val="24"/>
        </w:rPr>
        <w:t>Biogen</w:t>
      </w:r>
      <w:r w:rsidRPr="00DA16FA">
        <w:rPr>
          <w:sz w:val="24"/>
          <w:szCs w:val="24"/>
        </w:rPr>
        <w:t xml:space="preserve"> hereunder.</w:t>
      </w:r>
    </w:p>
    <w:p w14:paraId="75EF7122" w14:textId="77777777" w:rsidR="001018B2" w:rsidRPr="00DA16FA" w:rsidRDefault="001018B2" w:rsidP="001018B2">
      <w:pPr>
        <w:pStyle w:val="BodyTextIndent3"/>
        <w:spacing w:after="0"/>
        <w:ind w:left="0"/>
        <w:jc w:val="both"/>
        <w:rPr>
          <w:sz w:val="24"/>
          <w:szCs w:val="24"/>
        </w:rPr>
      </w:pPr>
    </w:p>
    <w:p w14:paraId="7DD42AF2" w14:textId="77777777" w:rsidR="001018B2" w:rsidRPr="00DA16FA" w:rsidRDefault="001018B2" w:rsidP="001018B2">
      <w:pPr>
        <w:widowControl w:val="0"/>
        <w:jc w:val="both"/>
        <w:rPr>
          <w:smallCaps/>
          <w:snapToGrid w:val="0"/>
          <w:sz w:val="24"/>
          <w:szCs w:val="24"/>
        </w:rPr>
      </w:pPr>
      <w:r>
        <w:rPr>
          <w:snapToGrid w:val="0"/>
          <w:sz w:val="24"/>
          <w:szCs w:val="24"/>
        </w:rPr>
        <w:t>11</w:t>
      </w:r>
      <w:r w:rsidRPr="00DA16FA">
        <w:rPr>
          <w:snapToGrid w:val="0"/>
          <w:sz w:val="24"/>
          <w:szCs w:val="24"/>
        </w:rPr>
        <w:t>.</w:t>
      </w:r>
      <w:r w:rsidRPr="00DA16FA">
        <w:rPr>
          <w:snapToGrid w:val="0"/>
          <w:sz w:val="24"/>
          <w:szCs w:val="24"/>
        </w:rPr>
        <w:tab/>
      </w:r>
      <w:r w:rsidRPr="00DA16FA">
        <w:rPr>
          <w:b/>
          <w:bCs/>
          <w:smallCaps/>
          <w:snapToGrid w:val="0"/>
          <w:sz w:val="24"/>
          <w:szCs w:val="24"/>
        </w:rPr>
        <w:t>Independent Contractor</w:t>
      </w:r>
    </w:p>
    <w:p w14:paraId="4F808105" w14:textId="77777777" w:rsidR="001018B2" w:rsidRPr="00DA16FA" w:rsidRDefault="001018B2" w:rsidP="001018B2">
      <w:pPr>
        <w:widowControl w:val="0"/>
        <w:jc w:val="both"/>
        <w:rPr>
          <w:snapToGrid w:val="0"/>
          <w:sz w:val="24"/>
          <w:szCs w:val="24"/>
        </w:rPr>
      </w:pPr>
    </w:p>
    <w:p w14:paraId="0FE28771" w14:textId="30E398EF" w:rsidR="001018B2" w:rsidRPr="00DA16FA" w:rsidRDefault="001018B2" w:rsidP="001018B2">
      <w:pPr>
        <w:pStyle w:val="Sections"/>
        <w:numPr>
          <w:ilvl w:val="0"/>
          <w:numId w:val="0"/>
        </w:numPr>
        <w:spacing w:after="0"/>
        <w:jc w:val="both"/>
        <w:rPr>
          <w:rFonts w:ascii="Times New Roman" w:hAnsi="Times New Roman" w:cs="Times New Roman"/>
          <w:sz w:val="24"/>
          <w:szCs w:val="24"/>
        </w:rPr>
      </w:pPr>
      <w:r>
        <w:rPr>
          <w:rFonts w:ascii="Times New Roman" w:hAnsi="Times New Roman" w:cs="Times New Roman"/>
          <w:sz w:val="24"/>
          <w:szCs w:val="24"/>
        </w:rPr>
        <w:t>11</w:t>
      </w:r>
      <w:r w:rsidRPr="00DA16FA">
        <w:rPr>
          <w:rFonts w:ascii="Times New Roman" w:hAnsi="Times New Roman" w:cs="Times New Roman"/>
          <w:sz w:val="24"/>
          <w:szCs w:val="24"/>
        </w:rPr>
        <w:t>.1</w:t>
      </w:r>
      <w:r w:rsidRPr="00DA16FA">
        <w:rPr>
          <w:rFonts w:ascii="Times New Roman" w:hAnsi="Times New Roman" w:cs="Times New Roman"/>
          <w:sz w:val="24"/>
          <w:szCs w:val="24"/>
        </w:rPr>
        <w:tab/>
        <w:t>In connection with this Agreement, each party is an independent contractor</w:t>
      </w:r>
      <w:r>
        <w:rPr>
          <w:rFonts w:ascii="Times New Roman" w:hAnsi="Times New Roman" w:cs="Times New Roman"/>
          <w:sz w:val="24"/>
          <w:szCs w:val="24"/>
        </w:rPr>
        <w:t xml:space="preserve">.  This Agreement shall not create any relationship of employment, agency or partnership between the parties and shall not give either party </w:t>
      </w:r>
      <w:r w:rsidRPr="00DA16FA">
        <w:rPr>
          <w:rFonts w:ascii="Times New Roman" w:hAnsi="Times New Roman" w:cs="Times New Roman"/>
          <w:sz w:val="24"/>
          <w:szCs w:val="24"/>
        </w:rPr>
        <w:t>any authority to bind or commit the other</w:t>
      </w:r>
      <w:r>
        <w:rPr>
          <w:rFonts w:ascii="Times New Roman" w:hAnsi="Times New Roman" w:cs="Times New Roman"/>
          <w:sz w:val="24"/>
          <w:szCs w:val="24"/>
        </w:rPr>
        <w:t xml:space="preserve"> party</w:t>
      </w:r>
      <w:r w:rsidRPr="00DA16FA">
        <w:rPr>
          <w:rFonts w:ascii="Times New Roman" w:hAnsi="Times New Roman" w:cs="Times New Roman"/>
          <w:bCs/>
          <w:sz w:val="24"/>
          <w:szCs w:val="24"/>
        </w:rPr>
        <w:t xml:space="preserve">. </w:t>
      </w:r>
      <w:r w:rsidRPr="00DA16FA">
        <w:rPr>
          <w:rFonts w:ascii="Times New Roman" w:hAnsi="Times New Roman" w:cs="Times New Roman"/>
          <w:sz w:val="24"/>
          <w:szCs w:val="24"/>
        </w:rPr>
        <w:t xml:space="preserve"> </w:t>
      </w:r>
      <w:r w:rsidRPr="00DA16FA">
        <w:rPr>
          <w:rFonts w:ascii="Times New Roman" w:hAnsi="Times New Roman" w:cs="Times New Roman"/>
          <w:bCs/>
          <w:sz w:val="24"/>
          <w:szCs w:val="24"/>
        </w:rPr>
        <w:t xml:space="preserve">Neither Vendor nor any of its Personnel shall be entitled to any benefits provided by </w:t>
      </w:r>
      <w:r w:rsidR="0092751B">
        <w:rPr>
          <w:rFonts w:ascii="Times New Roman" w:hAnsi="Times New Roman" w:cs="Times New Roman"/>
          <w:bCs/>
          <w:sz w:val="24"/>
          <w:szCs w:val="24"/>
        </w:rPr>
        <w:t>Biogen</w:t>
      </w:r>
      <w:r w:rsidRPr="00DA16FA">
        <w:rPr>
          <w:rFonts w:ascii="Times New Roman" w:hAnsi="Times New Roman" w:cs="Times New Roman"/>
          <w:bCs/>
          <w:sz w:val="24"/>
          <w:szCs w:val="24"/>
        </w:rPr>
        <w:t xml:space="preserve"> to its employees.  Vendor shall be solely responsible for payment of all employment-related and </w:t>
      </w:r>
      <w:ins w:id="190" w:author="APSL Legal" w:date="2022-05-16T13:12:00Z">
        <w:r w:rsidR="00264531">
          <w:rPr>
            <w:rFonts w:ascii="Times New Roman" w:hAnsi="Times New Roman" w:cs="Times New Roman"/>
            <w:bCs/>
            <w:sz w:val="24"/>
            <w:szCs w:val="24"/>
          </w:rPr>
          <w:t xml:space="preserve">employee </w:t>
        </w:r>
      </w:ins>
      <w:r w:rsidRPr="00DA16FA">
        <w:rPr>
          <w:rFonts w:ascii="Times New Roman" w:hAnsi="Times New Roman" w:cs="Times New Roman"/>
          <w:bCs/>
          <w:sz w:val="24"/>
          <w:szCs w:val="24"/>
        </w:rPr>
        <w:t xml:space="preserve">compensation-related charges and taxes associated with Vendor’s performance of Services hereunder. </w:t>
      </w:r>
    </w:p>
    <w:p w14:paraId="0072BFBD" w14:textId="77777777" w:rsidR="001018B2" w:rsidRPr="00DA16FA" w:rsidRDefault="001018B2" w:rsidP="001018B2">
      <w:pPr>
        <w:widowControl w:val="0"/>
        <w:jc w:val="both"/>
        <w:rPr>
          <w:snapToGrid w:val="0"/>
          <w:sz w:val="24"/>
          <w:szCs w:val="24"/>
        </w:rPr>
      </w:pPr>
    </w:p>
    <w:p w14:paraId="4D32664A" w14:textId="77777777" w:rsidR="001018B2" w:rsidRPr="00DA16FA" w:rsidRDefault="001018B2" w:rsidP="001018B2">
      <w:pPr>
        <w:keepNext/>
        <w:keepLines/>
        <w:tabs>
          <w:tab w:val="left" w:pos="-1440"/>
          <w:tab w:val="left" w:pos="-720"/>
          <w:tab w:val="left" w:pos="0"/>
        </w:tabs>
        <w:jc w:val="both"/>
        <w:rPr>
          <w:b/>
          <w:bCs/>
          <w:sz w:val="24"/>
          <w:szCs w:val="24"/>
        </w:rPr>
      </w:pPr>
      <w:r>
        <w:rPr>
          <w:bCs/>
          <w:sz w:val="24"/>
          <w:szCs w:val="24"/>
        </w:rPr>
        <w:lastRenderedPageBreak/>
        <w:t>12</w:t>
      </w:r>
      <w:r w:rsidRPr="00DA16FA">
        <w:rPr>
          <w:bCs/>
          <w:sz w:val="24"/>
          <w:szCs w:val="24"/>
        </w:rPr>
        <w:t>.</w:t>
      </w:r>
      <w:r w:rsidRPr="00DA16FA">
        <w:rPr>
          <w:bCs/>
          <w:sz w:val="24"/>
          <w:szCs w:val="24"/>
        </w:rPr>
        <w:tab/>
      </w:r>
      <w:r w:rsidRPr="00DA16FA">
        <w:rPr>
          <w:b/>
          <w:bCs/>
          <w:smallCaps/>
          <w:sz w:val="24"/>
          <w:szCs w:val="24"/>
        </w:rPr>
        <w:t>Insurance</w:t>
      </w:r>
    </w:p>
    <w:p w14:paraId="218AFA4E" w14:textId="77777777" w:rsidR="001018B2" w:rsidRPr="00DA16FA" w:rsidRDefault="001018B2" w:rsidP="001018B2">
      <w:pPr>
        <w:keepNext/>
        <w:keepLines/>
        <w:ind w:left="720"/>
        <w:jc w:val="both"/>
        <w:rPr>
          <w:snapToGrid w:val="0"/>
          <w:color w:val="000000"/>
          <w:sz w:val="24"/>
          <w:szCs w:val="24"/>
        </w:rPr>
      </w:pPr>
    </w:p>
    <w:p w14:paraId="6BB143F9" w14:textId="77777777" w:rsidR="001018B2" w:rsidRPr="00DA16FA" w:rsidRDefault="001018B2" w:rsidP="001018B2">
      <w:pPr>
        <w:jc w:val="both"/>
        <w:rPr>
          <w:snapToGrid w:val="0"/>
          <w:color w:val="000000"/>
          <w:sz w:val="24"/>
          <w:szCs w:val="24"/>
        </w:rPr>
      </w:pPr>
      <w:r>
        <w:rPr>
          <w:snapToGrid w:val="0"/>
          <w:color w:val="000000"/>
          <w:sz w:val="24"/>
          <w:szCs w:val="24"/>
        </w:rPr>
        <w:t>12</w:t>
      </w:r>
      <w:r w:rsidRPr="00DA16FA">
        <w:rPr>
          <w:snapToGrid w:val="0"/>
          <w:color w:val="000000"/>
          <w:sz w:val="24"/>
          <w:szCs w:val="24"/>
        </w:rPr>
        <w:t>.1</w:t>
      </w:r>
      <w:r w:rsidRPr="00DA16FA">
        <w:rPr>
          <w:snapToGrid w:val="0"/>
          <w:color w:val="000000"/>
          <w:sz w:val="24"/>
          <w:szCs w:val="24"/>
        </w:rPr>
        <w:tab/>
      </w:r>
      <w:r>
        <w:rPr>
          <w:snapToGrid w:val="0"/>
          <w:color w:val="000000"/>
          <w:sz w:val="24"/>
          <w:szCs w:val="24"/>
        </w:rPr>
        <w:t>D</w:t>
      </w:r>
      <w:r w:rsidRPr="00DA16FA">
        <w:rPr>
          <w:snapToGrid w:val="0"/>
          <w:color w:val="000000"/>
          <w:sz w:val="24"/>
          <w:szCs w:val="24"/>
        </w:rPr>
        <w:t xml:space="preserve">uring the </w:t>
      </w:r>
      <w:r>
        <w:rPr>
          <w:snapToGrid w:val="0"/>
          <w:color w:val="000000"/>
          <w:sz w:val="24"/>
          <w:szCs w:val="24"/>
        </w:rPr>
        <w:t xml:space="preserve">Term, Vendor represents and warrants that it shall maintain sufficient and </w:t>
      </w:r>
      <w:r w:rsidRPr="00DA16FA">
        <w:rPr>
          <w:snapToGrid w:val="0"/>
          <w:color w:val="000000"/>
          <w:sz w:val="24"/>
          <w:szCs w:val="24"/>
        </w:rPr>
        <w:t>customary insurance coverage</w:t>
      </w:r>
      <w:r>
        <w:rPr>
          <w:snapToGrid w:val="0"/>
          <w:color w:val="000000"/>
          <w:sz w:val="24"/>
          <w:szCs w:val="24"/>
        </w:rPr>
        <w:t xml:space="preserve"> to secure the performance of its obligations under this Agreement,</w:t>
      </w:r>
      <w:r w:rsidRPr="00DA16FA">
        <w:rPr>
          <w:snapToGrid w:val="0"/>
          <w:color w:val="000000"/>
          <w:sz w:val="24"/>
          <w:szCs w:val="24"/>
        </w:rPr>
        <w:t xml:space="preserve"> including, but not limited to, </w:t>
      </w:r>
      <w:r>
        <w:rPr>
          <w:snapToGrid w:val="0"/>
          <w:color w:val="000000"/>
          <w:sz w:val="24"/>
          <w:szCs w:val="24"/>
        </w:rPr>
        <w:t>comprehensive general liability, w</w:t>
      </w:r>
      <w:r w:rsidRPr="00DA16FA">
        <w:rPr>
          <w:snapToGrid w:val="0"/>
          <w:color w:val="000000"/>
          <w:sz w:val="24"/>
          <w:szCs w:val="24"/>
        </w:rPr>
        <w:t>orkers</w:t>
      </w:r>
      <w:r>
        <w:rPr>
          <w:snapToGrid w:val="0"/>
          <w:color w:val="000000"/>
          <w:sz w:val="24"/>
          <w:szCs w:val="24"/>
        </w:rPr>
        <w:t>’ compensation and employer liability i</w:t>
      </w:r>
      <w:r w:rsidRPr="00DA16FA">
        <w:rPr>
          <w:snapToGrid w:val="0"/>
          <w:color w:val="000000"/>
          <w:sz w:val="24"/>
          <w:szCs w:val="24"/>
        </w:rPr>
        <w:t xml:space="preserve">nsurance.  Upon </w:t>
      </w:r>
      <w:r>
        <w:rPr>
          <w:snapToGrid w:val="0"/>
          <w:color w:val="000000"/>
          <w:sz w:val="24"/>
          <w:szCs w:val="24"/>
        </w:rPr>
        <w:t>request</w:t>
      </w:r>
      <w:r w:rsidRPr="00DA16FA">
        <w:rPr>
          <w:snapToGrid w:val="0"/>
          <w:color w:val="000000"/>
          <w:sz w:val="24"/>
          <w:szCs w:val="24"/>
        </w:rPr>
        <w:t xml:space="preserve">, Vendor shall deliver certificates of insurance to </w:t>
      </w:r>
      <w:r w:rsidR="0092751B">
        <w:rPr>
          <w:snapToGrid w:val="0"/>
          <w:color w:val="000000"/>
          <w:sz w:val="24"/>
          <w:szCs w:val="24"/>
        </w:rPr>
        <w:t>Biogen</w:t>
      </w:r>
      <w:r w:rsidRPr="00DA16FA">
        <w:rPr>
          <w:snapToGrid w:val="0"/>
          <w:color w:val="000000"/>
          <w:sz w:val="24"/>
          <w:szCs w:val="24"/>
        </w:rPr>
        <w:t xml:space="preserve"> as evidence</w:t>
      </w:r>
      <w:r>
        <w:rPr>
          <w:snapToGrid w:val="0"/>
          <w:color w:val="000000"/>
          <w:sz w:val="24"/>
          <w:szCs w:val="24"/>
        </w:rPr>
        <w:t xml:space="preserve"> of such coverage.</w:t>
      </w:r>
    </w:p>
    <w:p w14:paraId="0A8985CC" w14:textId="77777777" w:rsidR="001018B2" w:rsidRPr="00DA16FA" w:rsidRDefault="001018B2" w:rsidP="001018B2">
      <w:pPr>
        <w:jc w:val="both"/>
        <w:rPr>
          <w:bCs/>
          <w:caps/>
          <w:sz w:val="24"/>
          <w:szCs w:val="24"/>
        </w:rPr>
      </w:pPr>
    </w:p>
    <w:p w14:paraId="58DE8A98" w14:textId="77777777" w:rsidR="001018B2" w:rsidRPr="00DA16FA" w:rsidRDefault="001018B2" w:rsidP="001018B2">
      <w:pPr>
        <w:widowControl w:val="0"/>
        <w:jc w:val="both"/>
        <w:rPr>
          <w:snapToGrid w:val="0"/>
          <w:sz w:val="24"/>
          <w:szCs w:val="24"/>
        </w:rPr>
      </w:pPr>
      <w:r w:rsidRPr="00DA16FA">
        <w:rPr>
          <w:bCs/>
          <w:sz w:val="24"/>
          <w:szCs w:val="24"/>
        </w:rPr>
        <w:t>1</w:t>
      </w:r>
      <w:r>
        <w:rPr>
          <w:bCs/>
          <w:sz w:val="24"/>
          <w:szCs w:val="24"/>
        </w:rPr>
        <w:t>3</w:t>
      </w:r>
      <w:r w:rsidRPr="00DA16FA">
        <w:rPr>
          <w:bCs/>
          <w:sz w:val="24"/>
          <w:szCs w:val="24"/>
        </w:rPr>
        <w:t>.</w:t>
      </w:r>
      <w:r w:rsidRPr="00DA16FA">
        <w:rPr>
          <w:bCs/>
          <w:sz w:val="24"/>
          <w:szCs w:val="24"/>
        </w:rPr>
        <w:tab/>
      </w:r>
      <w:r w:rsidRPr="00DA16FA">
        <w:rPr>
          <w:b/>
          <w:bCs/>
          <w:smallCaps/>
          <w:sz w:val="24"/>
          <w:szCs w:val="24"/>
        </w:rPr>
        <w:t>Audit</w:t>
      </w:r>
      <w:r>
        <w:rPr>
          <w:b/>
          <w:bCs/>
          <w:smallCaps/>
          <w:sz w:val="24"/>
          <w:szCs w:val="24"/>
        </w:rPr>
        <w:t>; Maintenance of Records</w:t>
      </w:r>
    </w:p>
    <w:p w14:paraId="6C77DEDB" w14:textId="77777777" w:rsidR="001018B2" w:rsidRPr="00DA16FA" w:rsidRDefault="001018B2" w:rsidP="001018B2">
      <w:pPr>
        <w:pStyle w:val="BodyTextIndent3"/>
        <w:keepNext/>
        <w:keepLines/>
        <w:spacing w:after="0"/>
        <w:jc w:val="both"/>
        <w:rPr>
          <w:sz w:val="24"/>
          <w:szCs w:val="24"/>
        </w:rPr>
      </w:pPr>
    </w:p>
    <w:p w14:paraId="4DAD5824" w14:textId="3C5EB07C" w:rsidR="001018B2" w:rsidRDefault="001018B2" w:rsidP="001018B2">
      <w:pPr>
        <w:pStyle w:val="BodyTextIndent3"/>
        <w:spacing w:after="0"/>
        <w:ind w:left="0"/>
        <w:jc w:val="both"/>
        <w:rPr>
          <w:sz w:val="24"/>
          <w:szCs w:val="24"/>
        </w:rPr>
      </w:pPr>
      <w:r>
        <w:rPr>
          <w:sz w:val="24"/>
          <w:szCs w:val="24"/>
        </w:rPr>
        <w:t>13</w:t>
      </w:r>
      <w:r w:rsidRPr="00DA16FA">
        <w:rPr>
          <w:sz w:val="24"/>
          <w:szCs w:val="24"/>
        </w:rPr>
        <w:t>.1</w:t>
      </w:r>
      <w:r w:rsidRPr="00DA16FA">
        <w:rPr>
          <w:sz w:val="24"/>
          <w:szCs w:val="24"/>
        </w:rPr>
        <w:tab/>
        <w:t xml:space="preserve">Vendor shall maintain records related to each </w:t>
      </w:r>
      <w:r w:rsidR="008C7B42">
        <w:rPr>
          <w:sz w:val="24"/>
          <w:szCs w:val="24"/>
        </w:rPr>
        <w:t xml:space="preserve">Work </w:t>
      </w:r>
      <w:r w:rsidRPr="00DA16FA">
        <w:rPr>
          <w:sz w:val="24"/>
          <w:szCs w:val="24"/>
        </w:rPr>
        <w:t>Schedule</w:t>
      </w:r>
      <w:r>
        <w:rPr>
          <w:sz w:val="24"/>
          <w:szCs w:val="24"/>
        </w:rPr>
        <w:t>,</w:t>
      </w:r>
      <w:r w:rsidRPr="00DA16FA">
        <w:rPr>
          <w:sz w:val="24"/>
          <w:szCs w:val="24"/>
        </w:rPr>
        <w:t xml:space="preserve"> including, but not limited to, </w:t>
      </w:r>
      <w:r w:rsidR="008C7B42">
        <w:rPr>
          <w:sz w:val="24"/>
          <w:szCs w:val="24"/>
        </w:rPr>
        <w:t xml:space="preserve">the Services performed under the applicable Work Schedule, </w:t>
      </w:r>
      <w:r w:rsidRPr="00DA16FA">
        <w:rPr>
          <w:sz w:val="24"/>
          <w:szCs w:val="24"/>
        </w:rPr>
        <w:t xml:space="preserve">accounting records, time sheets, written policies and procedures, test results, reports, correspondence, memoranda and any other documentation relating to the performance of its obligations under </w:t>
      </w:r>
      <w:del w:id="191" w:author="APSL Legal" w:date="2022-05-16T13:13:00Z">
        <w:r w:rsidRPr="00DA16FA" w:rsidDel="00170E09">
          <w:rPr>
            <w:sz w:val="24"/>
            <w:szCs w:val="24"/>
          </w:rPr>
          <w:delText>to this Agreement</w:delText>
        </w:r>
      </w:del>
      <w:ins w:id="192" w:author="APSL Legal" w:date="2022-05-16T13:13:00Z">
        <w:r w:rsidR="00170E09">
          <w:rPr>
            <w:sz w:val="24"/>
            <w:szCs w:val="24"/>
          </w:rPr>
          <w:t>a</w:t>
        </w:r>
      </w:ins>
      <w:ins w:id="193" w:author="APSL Legal" w:date="2022-05-16T13:14:00Z">
        <w:r w:rsidR="00170E09">
          <w:rPr>
            <w:sz w:val="24"/>
            <w:szCs w:val="24"/>
          </w:rPr>
          <w:t xml:space="preserve"> Work Schedule for the duration of such Work Schedule and for one (01) year thereafter</w:t>
        </w:r>
      </w:ins>
      <w:r w:rsidRPr="00DA16FA">
        <w:rPr>
          <w:sz w:val="24"/>
          <w:szCs w:val="24"/>
        </w:rPr>
        <w:t xml:space="preserve">.  Vendor shall, during normal working hours, and with reasonable advance notice, </w:t>
      </w:r>
      <w:del w:id="194" w:author="APSL Legal" w:date="2022-05-16T13:14:00Z">
        <w:r w:rsidRPr="00DA16FA" w:rsidDel="00B848A7">
          <w:rPr>
            <w:sz w:val="24"/>
            <w:szCs w:val="24"/>
          </w:rPr>
          <w:delText xml:space="preserve">permit </w:delText>
        </w:r>
      </w:del>
      <w:ins w:id="195" w:author="APSL Legal" w:date="2022-05-16T13:14:00Z">
        <w:r w:rsidR="00B848A7">
          <w:rPr>
            <w:sz w:val="24"/>
            <w:szCs w:val="24"/>
          </w:rPr>
          <w:t>make available such records to</w:t>
        </w:r>
        <w:r w:rsidR="00B848A7" w:rsidRPr="00DA16FA">
          <w:rPr>
            <w:sz w:val="24"/>
            <w:szCs w:val="24"/>
          </w:rPr>
          <w:t xml:space="preserve"> </w:t>
        </w:r>
      </w:ins>
      <w:r w:rsidR="0092751B">
        <w:rPr>
          <w:sz w:val="24"/>
          <w:szCs w:val="24"/>
        </w:rPr>
        <w:t>Biogen</w:t>
      </w:r>
      <w:r w:rsidRPr="00DA16FA">
        <w:rPr>
          <w:sz w:val="24"/>
          <w:szCs w:val="24"/>
        </w:rPr>
        <w:t xml:space="preserve"> or its authorized </w:t>
      </w:r>
      <w:r>
        <w:rPr>
          <w:sz w:val="24"/>
          <w:szCs w:val="24"/>
        </w:rPr>
        <w:t>agents</w:t>
      </w:r>
      <w:r w:rsidRPr="00DA16FA">
        <w:rPr>
          <w:sz w:val="24"/>
          <w:szCs w:val="24"/>
        </w:rPr>
        <w:t xml:space="preserve"> to inspect, audit and/or reproduce such records </w:t>
      </w:r>
      <w:r>
        <w:rPr>
          <w:sz w:val="24"/>
          <w:szCs w:val="24"/>
        </w:rPr>
        <w:t>(</w:t>
      </w:r>
      <w:proofErr w:type="spellStart"/>
      <w:r>
        <w:rPr>
          <w:sz w:val="24"/>
          <w:szCs w:val="24"/>
        </w:rPr>
        <w:t>i</w:t>
      </w:r>
      <w:proofErr w:type="spellEnd"/>
      <w:r>
        <w:rPr>
          <w:sz w:val="24"/>
          <w:szCs w:val="24"/>
        </w:rPr>
        <w:t xml:space="preserve">) </w:t>
      </w:r>
      <w:r w:rsidRPr="00DA16FA">
        <w:rPr>
          <w:sz w:val="24"/>
          <w:szCs w:val="24"/>
        </w:rPr>
        <w:t xml:space="preserve">to the extent necessary to adequately evaluate invoices submitted to </w:t>
      </w:r>
      <w:r w:rsidR="0092751B">
        <w:rPr>
          <w:sz w:val="24"/>
          <w:szCs w:val="24"/>
        </w:rPr>
        <w:t>Biogen</w:t>
      </w:r>
      <w:r w:rsidRPr="00DA16FA">
        <w:rPr>
          <w:sz w:val="24"/>
          <w:szCs w:val="24"/>
        </w:rPr>
        <w:t xml:space="preserve"> by Vendor under an</w:t>
      </w:r>
      <w:r>
        <w:rPr>
          <w:sz w:val="24"/>
          <w:szCs w:val="24"/>
        </w:rPr>
        <w:t>y</w:t>
      </w:r>
      <w:r w:rsidR="008C7B42" w:rsidRPr="008C7B42">
        <w:rPr>
          <w:sz w:val="24"/>
          <w:szCs w:val="24"/>
        </w:rPr>
        <w:t xml:space="preserve"> </w:t>
      </w:r>
      <w:r w:rsidR="008C7B42">
        <w:rPr>
          <w:sz w:val="24"/>
          <w:szCs w:val="24"/>
        </w:rPr>
        <w:t>Work</w:t>
      </w:r>
      <w:r>
        <w:rPr>
          <w:sz w:val="24"/>
          <w:szCs w:val="24"/>
        </w:rPr>
        <w:t xml:space="preserve"> Schedule or</w:t>
      </w:r>
      <w:r w:rsidRPr="00DA16FA">
        <w:rPr>
          <w:sz w:val="24"/>
          <w:szCs w:val="24"/>
        </w:rPr>
        <w:t xml:space="preserve"> claims submitted by Vendor related to any </w:t>
      </w:r>
      <w:r w:rsidR="008C7B42">
        <w:rPr>
          <w:sz w:val="24"/>
          <w:szCs w:val="24"/>
        </w:rPr>
        <w:t xml:space="preserve">Work </w:t>
      </w:r>
      <w:r w:rsidRPr="00DA16FA">
        <w:rPr>
          <w:sz w:val="24"/>
          <w:szCs w:val="24"/>
        </w:rPr>
        <w:t xml:space="preserve">Schedule, </w:t>
      </w:r>
      <w:r>
        <w:rPr>
          <w:sz w:val="24"/>
          <w:szCs w:val="24"/>
        </w:rPr>
        <w:t xml:space="preserve">(ii) </w:t>
      </w:r>
      <w:r w:rsidRPr="00DA16FA">
        <w:rPr>
          <w:sz w:val="24"/>
          <w:szCs w:val="24"/>
        </w:rPr>
        <w:t xml:space="preserve">as required by governmental authorities or </w:t>
      </w:r>
      <w:r>
        <w:rPr>
          <w:sz w:val="24"/>
          <w:szCs w:val="24"/>
        </w:rPr>
        <w:t xml:space="preserve">(iii) </w:t>
      </w:r>
      <w:r w:rsidRPr="00DA16FA">
        <w:rPr>
          <w:sz w:val="24"/>
          <w:szCs w:val="24"/>
        </w:rPr>
        <w:t xml:space="preserve">as </w:t>
      </w:r>
      <w:r>
        <w:rPr>
          <w:sz w:val="24"/>
          <w:szCs w:val="24"/>
        </w:rPr>
        <w:t xml:space="preserve">desired by </w:t>
      </w:r>
      <w:r w:rsidR="0092751B">
        <w:rPr>
          <w:sz w:val="24"/>
          <w:szCs w:val="24"/>
        </w:rPr>
        <w:t>Biogen</w:t>
      </w:r>
      <w:r w:rsidRPr="00DA16FA">
        <w:rPr>
          <w:sz w:val="24"/>
          <w:szCs w:val="24"/>
        </w:rPr>
        <w:t xml:space="preserve"> for any other valid business purpose re</w:t>
      </w:r>
      <w:r>
        <w:rPr>
          <w:sz w:val="24"/>
          <w:szCs w:val="24"/>
        </w:rPr>
        <w:t xml:space="preserve">lated to any </w:t>
      </w:r>
      <w:r w:rsidR="008C7B42">
        <w:rPr>
          <w:sz w:val="24"/>
          <w:szCs w:val="24"/>
        </w:rPr>
        <w:t xml:space="preserve">Work </w:t>
      </w:r>
      <w:r>
        <w:rPr>
          <w:sz w:val="24"/>
          <w:szCs w:val="24"/>
        </w:rPr>
        <w:t xml:space="preserve">Schedule.  Vendor shall make appropriate Personnel or other Representatives available to </w:t>
      </w:r>
      <w:r w:rsidR="0092751B">
        <w:rPr>
          <w:sz w:val="24"/>
          <w:szCs w:val="24"/>
        </w:rPr>
        <w:t>Biogen</w:t>
      </w:r>
      <w:r>
        <w:rPr>
          <w:sz w:val="24"/>
          <w:szCs w:val="24"/>
        </w:rPr>
        <w:t xml:space="preserve"> and its agents to discuss such records and to resolve any questions or issues relating thereto.  </w:t>
      </w:r>
      <w:r w:rsidR="008C7B42">
        <w:rPr>
          <w:sz w:val="24"/>
          <w:szCs w:val="24"/>
        </w:rPr>
        <w:t>Such a</w:t>
      </w:r>
      <w:r w:rsidRPr="00DA16FA">
        <w:rPr>
          <w:sz w:val="24"/>
          <w:szCs w:val="24"/>
        </w:rPr>
        <w:t>udits may not b</w:t>
      </w:r>
      <w:r w:rsidR="008C7B42">
        <w:rPr>
          <w:sz w:val="24"/>
          <w:szCs w:val="24"/>
        </w:rPr>
        <w:t>e conducted more frequently than</w:t>
      </w:r>
      <w:r w:rsidRPr="00DA16FA">
        <w:rPr>
          <w:sz w:val="24"/>
          <w:szCs w:val="24"/>
        </w:rPr>
        <w:t xml:space="preserve"> once per year.</w:t>
      </w:r>
      <w:del w:id="196" w:author="APSL Legal" w:date="2022-05-16T13:15:00Z">
        <w:r w:rsidRPr="00DA16FA" w:rsidDel="00B848A7">
          <w:rPr>
            <w:sz w:val="24"/>
            <w:szCs w:val="24"/>
          </w:rPr>
          <w:delText xml:space="preserve"> Vendor shall </w:delText>
        </w:r>
        <w:r w:rsidDel="00B848A7">
          <w:rPr>
            <w:sz w:val="24"/>
            <w:szCs w:val="24"/>
          </w:rPr>
          <w:delText xml:space="preserve">preserve all records relating to the Services for a period of five (5) years (or longer period if required by applicable laws and/or regulations) following the completion of all work under the applicable </w:delText>
        </w:r>
        <w:r w:rsidR="008C7B42" w:rsidDel="00B848A7">
          <w:rPr>
            <w:sz w:val="24"/>
            <w:szCs w:val="24"/>
          </w:rPr>
          <w:delText xml:space="preserve">Work </w:delText>
        </w:r>
        <w:r w:rsidDel="00B848A7">
          <w:rPr>
            <w:sz w:val="24"/>
            <w:szCs w:val="24"/>
          </w:rPr>
          <w:delText xml:space="preserve">Schedule, </w:delText>
        </w:r>
        <w:r w:rsidRPr="00DA16FA" w:rsidDel="00B848A7">
          <w:rPr>
            <w:sz w:val="24"/>
            <w:szCs w:val="24"/>
          </w:rPr>
          <w:delText xml:space="preserve">and </w:delText>
        </w:r>
        <w:r w:rsidDel="00B848A7">
          <w:rPr>
            <w:sz w:val="24"/>
            <w:szCs w:val="24"/>
          </w:rPr>
          <w:delText xml:space="preserve">shall provide </w:delText>
        </w:r>
        <w:r w:rsidR="0092751B" w:rsidDel="00B848A7">
          <w:rPr>
            <w:sz w:val="24"/>
            <w:szCs w:val="24"/>
          </w:rPr>
          <w:delText>Biogen</w:delText>
        </w:r>
        <w:r w:rsidDel="00B848A7">
          <w:rPr>
            <w:sz w:val="24"/>
            <w:szCs w:val="24"/>
          </w:rPr>
          <w:delText xml:space="preserve"> with at least sixty (60) days’ prior written notice of its intent to destroy or otherwise dispose of such records.  In the event that Vendor provides such notice, </w:delText>
        </w:r>
        <w:r w:rsidR="0092751B" w:rsidDel="00B848A7">
          <w:rPr>
            <w:sz w:val="24"/>
            <w:szCs w:val="24"/>
          </w:rPr>
          <w:delText>Biogen</w:delText>
        </w:r>
        <w:r w:rsidDel="00B848A7">
          <w:rPr>
            <w:sz w:val="24"/>
            <w:szCs w:val="24"/>
          </w:rPr>
          <w:delText xml:space="preserve"> shall have the right to assume control of such records, at </w:delText>
        </w:r>
        <w:r w:rsidR="0092751B" w:rsidDel="00B848A7">
          <w:rPr>
            <w:sz w:val="24"/>
            <w:szCs w:val="24"/>
          </w:rPr>
          <w:delText>Biogen</w:delText>
        </w:r>
        <w:r w:rsidDel="00B848A7">
          <w:rPr>
            <w:sz w:val="24"/>
            <w:szCs w:val="24"/>
          </w:rPr>
          <w:delText>’s expense, prior to their destruction.</w:delText>
        </w:r>
      </w:del>
      <w:r>
        <w:rPr>
          <w:sz w:val="24"/>
          <w:szCs w:val="24"/>
        </w:rPr>
        <w:t xml:space="preserve">  </w:t>
      </w:r>
    </w:p>
    <w:p w14:paraId="0E1B3C2A" w14:textId="77777777" w:rsidR="001018B2" w:rsidRDefault="001018B2" w:rsidP="001018B2">
      <w:pPr>
        <w:pStyle w:val="BodyTextIndent3"/>
        <w:spacing w:after="0"/>
        <w:ind w:left="0"/>
        <w:jc w:val="both"/>
        <w:rPr>
          <w:sz w:val="24"/>
          <w:szCs w:val="24"/>
        </w:rPr>
      </w:pPr>
    </w:p>
    <w:p w14:paraId="45DFDDFD" w14:textId="77777777" w:rsidR="001018B2" w:rsidRPr="00DA16FA" w:rsidRDefault="001018B2" w:rsidP="008C7B42">
      <w:pPr>
        <w:keepNext/>
        <w:widowControl w:val="0"/>
        <w:jc w:val="both"/>
        <w:rPr>
          <w:smallCaps/>
          <w:snapToGrid w:val="0"/>
          <w:sz w:val="24"/>
          <w:szCs w:val="24"/>
        </w:rPr>
      </w:pPr>
      <w:r>
        <w:rPr>
          <w:snapToGrid w:val="0"/>
          <w:sz w:val="24"/>
          <w:szCs w:val="24"/>
        </w:rPr>
        <w:t>14</w:t>
      </w:r>
      <w:r w:rsidRPr="00DA16FA">
        <w:rPr>
          <w:snapToGrid w:val="0"/>
          <w:sz w:val="24"/>
          <w:szCs w:val="24"/>
        </w:rPr>
        <w:t>.</w:t>
      </w:r>
      <w:r w:rsidRPr="00DA16FA">
        <w:rPr>
          <w:snapToGrid w:val="0"/>
          <w:sz w:val="24"/>
          <w:szCs w:val="24"/>
        </w:rPr>
        <w:tab/>
      </w:r>
      <w:r>
        <w:rPr>
          <w:b/>
          <w:smallCaps/>
          <w:snapToGrid w:val="0"/>
          <w:sz w:val="24"/>
          <w:szCs w:val="24"/>
        </w:rPr>
        <w:t>Experimental Animals</w:t>
      </w:r>
    </w:p>
    <w:p w14:paraId="38541EBC" w14:textId="77777777" w:rsidR="001018B2" w:rsidRDefault="001018B2" w:rsidP="008C7B42">
      <w:pPr>
        <w:keepNext/>
        <w:autoSpaceDE w:val="0"/>
        <w:autoSpaceDN w:val="0"/>
        <w:adjustRightInd w:val="0"/>
        <w:spacing w:line="240" w:lineRule="atLeast"/>
        <w:ind w:left="360"/>
        <w:jc w:val="both"/>
        <w:rPr>
          <w:b/>
          <w:bCs/>
          <w:color w:val="000000"/>
          <w:sz w:val="22"/>
          <w:szCs w:val="22"/>
          <w:u w:val="single"/>
        </w:rPr>
      </w:pPr>
    </w:p>
    <w:p w14:paraId="0E2BD463" w14:textId="74A447A3" w:rsidR="001018B2" w:rsidRDefault="001018B2" w:rsidP="008C7B42">
      <w:pPr>
        <w:keepNext/>
        <w:autoSpaceDE w:val="0"/>
        <w:autoSpaceDN w:val="0"/>
        <w:adjustRightInd w:val="0"/>
        <w:spacing w:line="240" w:lineRule="atLeast"/>
        <w:jc w:val="both"/>
        <w:rPr>
          <w:color w:val="000000"/>
          <w:sz w:val="24"/>
          <w:szCs w:val="24"/>
        </w:rPr>
      </w:pPr>
      <w:r>
        <w:rPr>
          <w:color w:val="000000"/>
          <w:sz w:val="24"/>
          <w:szCs w:val="24"/>
        </w:rPr>
        <w:t>14.1</w:t>
      </w:r>
      <w:r>
        <w:rPr>
          <w:color w:val="000000"/>
          <w:sz w:val="24"/>
          <w:szCs w:val="24"/>
        </w:rPr>
        <w:tab/>
        <w:t xml:space="preserve">Throughout the performance of the Services, </w:t>
      </w:r>
      <w:ins w:id="197" w:author="APSL Legal" w:date="2022-05-16T13:15:00Z">
        <w:r w:rsidR="0066572F">
          <w:rPr>
            <w:color w:val="000000"/>
            <w:sz w:val="24"/>
            <w:szCs w:val="24"/>
          </w:rPr>
          <w:t>to the extent applicable to the Vendor in performance of Services here</w:t>
        </w:r>
      </w:ins>
      <w:ins w:id="198" w:author="APSL Legal" w:date="2022-05-16T13:16:00Z">
        <w:r w:rsidR="0066572F">
          <w:rPr>
            <w:color w:val="000000"/>
            <w:sz w:val="24"/>
            <w:szCs w:val="24"/>
          </w:rPr>
          <w:t>under</w:t>
        </w:r>
      </w:ins>
      <w:ins w:id="199" w:author="APSL Legal" w:date="2022-05-16T13:15:00Z">
        <w:r w:rsidR="0066572F">
          <w:rPr>
            <w:color w:val="000000"/>
            <w:sz w:val="24"/>
            <w:szCs w:val="24"/>
          </w:rPr>
          <w:t xml:space="preserve">, </w:t>
        </w:r>
      </w:ins>
      <w:r>
        <w:rPr>
          <w:color w:val="000000"/>
          <w:sz w:val="24"/>
          <w:szCs w:val="24"/>
        </w:rPr>
        <w:t>all animals used in the Services shall be maintained and handled in accordance with relevant professional standards concerning the use, care and treatment of experimental animals used in laboratory research.  The Services shall be conducted in compliance with: (1) all applicable national, federal, state and local laws, rules and regulations, and (2) all relevant professional standards and guidelines, pertaining to animal care and use and animal welfare.</w:t>
      </w:r>
    </w:p>
    <w:p w14:paraId="427F9562" w14:textId="77777777" w:rsidR="001018B2" w:rsidRDefault="001018B2" w:rsidP="001018B2">
      <w:pPr>
        <w:autoSpaceDE w:val="0"/>
        <w:autoSpaceDN w:val="0"/>
        <w:adjustRightInd w:val="0"/>
        <w:spacing w:line="240" w:lineRule="atLeast"/>
        <w:ind w:left="360"/>
        <w:jc w:val="both"/>
        <w:rPr>
          <w:color w:val="000000"/>
          <w:sz w:val="24"/>
          <w:szCs w:val="24"/>
        </w:rPr>
      </w:pPr>
    </w:p>
    <w:p w14:paraId="3392AC04" w14:textId="524C9339" w:rsidR="001018B2" w:rsidRDefault="001018B2" w:rsidP="001018B2">
      <w:pPr>
        <w:autoSpaceDE w:val="0"/>
        <w:autoSpaceDN w:val="0"/>
        <w:adjustRightInd w:val="0"/>
        <w:spacing w:line="240" w:lineRule="atLeast"/>
        <w:jc w:val="both"/>
        <w:rPr>
          <w:color w:val="000000"/>
          <w:sz w:val="24"/>
          <w:szCs w:val="24"/>
        </w:rPr>
      </w:pPr>
      <w:r>
        <w:rPr>
          <w:color w:val="000000"/>
          <w:sz w:val="24"/>
          <w:szCs w:val="24"/>
        </w:rPr>
        <w:t>14.2</w:t>
      </w:r>
      <w:r>
        <w:rPr>
          <w:color w:val="000000"/>
          <w:sz w:val="24"/>
          <w:szCs w:val="24"/>
        </w:rPr>
        <w:tab/>
        <w:t xml:space="preserve">Upon </w:t>
      </w:r>
      <w:ins w:id="200" w:author="APSL Legal" w:date="2022-05-16T13:16:00Z">
        <w:r w:rsidR="0066572F">
          <w:rPr>
            <w:color w:val="000000"/>
            <w:sz w:val="24"/>
            <w:szCs w:val="24"/>
          </w:rPr>
          <w:t xml:space="preserve">written </w:t>
        </w:r>
      </w:ins>
      <w:r>
        <w:rPr>
          <w:color w:val="000000"/>
          <w:sz w:val="24"/>
          <w:szCs w:val="24"/>
        </w:rPr>
        <w:t xml:space="preserve">request, Vendor shall provide </w:t>
      </w:r>
      <w:r w:rsidR="0092751B">
        <w:rPr>
          <w:sz w:val="24"/>
          <w:szCs w:val="24"/>
        </w:rPr>
        <w:t>Biogen</w:t>
      </w:r>
      <w:r>
        <w:rPr>
          <w:color w:val="000000"/>
          <w:sz w:val="24"/>
          <w:szCs w:val="24"/>
        </w:rPr>
        <w:t xml:space="preserve"> with: (</w:t>
      </w:r>
      <w:proofErr w:type="spellStart"/>
      <w:r>
        <w:rPr>
          <w:color w:val="000000"/>
          <w:sz w:val="24"/>
          <w:szCs w:val="24"/>
        </w:rPr>
        <w:t>i</w:t>
      </w:r>
      <w:proofErr w:type="spellEnd"/>
      <w:r>
        <w:rPr>
          <w:color w:val="000000"/>
          <w:sz w:val="24"/>
          <w:szCs w:val="24"/>
        </w:rPr>
        <w:t xml:space="preserve">) copies of all relevant animal use protocol(s), and (ii) documentation of approval of such protocol(s) by the appropriate institutional animal use oversight committee prior to commencement of the Services.  Upon reasonable advance notice, and during normal business hours, Vendor shall </w:t>
      </w:r>
      <w:del w:id="201" w:author="APSL Legal" w:date="2022-05-16T13:16:00Z">
        <w:r w:rsidDel="0066572F">
          <w:rPr>
            <w:color w:val="000000"/>
            <w:sz w:val="24"/>
            <w:szCs w:val="24"/>
          </w:rPr>
          <w:delText xml:space="preserve">permit </w:delText>
        </w:r>
      </w:del>
      <w:ins w:id="202" w:author="APSL Legal" w:date="2022-05-16T13:16:00Z">
        <w:r w:rsidR="0066572F">
          <w:rPr>
            <w:color w:val="000000"/>
            <w:sz w:val="24"/>
            <w:szCs w:val="24"/>
          </w:rPr>
          <w:t xml:space="preserve">make available to </w:t>
        </w:r>
      </w:ins>
      <w:r w:rsidR="0092751B">
        <w:rPr>
          <w:sz w:val="24"/>
          <w:szCs w:val="24"/>
        </w:rPr>
        <w:t>Biogen</w:t>
      </w:r>
      <w:r>
        <w:rPr>
          <w:color w:val="000000"/>
          <w:sz w:val="24"/>
          <w:szCs w:val="24"/>
        </w:rPr>
        <w:t xml:space="preserve"> to inspect (</w:t>
      </w:r>
      <w:proofErr w:type="spellStart"/>
      <w:r>
        <w:rPr>
          <w:color w:val="000000"/>
          <w:sz w:val="24"/>
          <w:szCs w:val="24"/>
        </w:rPr>
        <w:t>i</w:t>
      </w:r>
      <w:proofErr w:type="spellEnd"/>
      <w:r>
        <w:rPr>
          <w:color w:val="000000"/>
          <w:sz w:val="24"/>
          <w:szCs w:val="24"/>
        </w:rPr>
        <w:t xml:space="preserve">) Vendors records relating to the handling and care of the animals involved in the Services, and (ii) </w:t>
      </w:r>
      <w:ins w:id="203" w:author="APSL Legal" w:date="2022-05-16T13:16:00Z">
        <w:r w:rsidR="0066572F">
          <w:rPr>
            <w:color w:val="000000"/>
            <w:sz w:val="24"/>
            <w:szCs w:val="24"/>
          </w:rPr>
          <w:t xml:space="preserve">specifications of </w:t>
        </w:r>
      </w:ins>
      <w:r>
        <w:rPr>
          <w:color w:val="000000"/>
          <w:sz w:val="24"/>
          <w:szCs w:val="24"/>
        </w:rPr>
        <w:t>the facilities used to house the animals and to perform experiments on the animals during the Services.</w:t>
      </w:r>
    </w:p>
    <w:p w14:paraId="1CDDE002" w14:textId="77777777" w:rsidR="001018B2" w:rsidRDefault="001018B2" w:rsidP="001018B2">
      <w:pPr>
        <w:autoSpaceDE w:val="0"/>
        <w:autoSpaceDN w:val="0"/>
        <w:adjustRightInd w:val="0"/>
        <w:spacing w:line="240" w:lineRule="atLeast"/>
        <w:ind w:left="1080"/>
        <w:jc w:val="both"/>
        <w:rPr>
          <w:color w:val="000000"/>
          <w:sz w:val="24"/>
          <w:szCs w:val="24"/>
        </w:rPr>
      </w:pPr>
    </w:p>
    <w:p w14:paraId="06E77C4E" w14:textId="77777777" w:rsidR="001018B2" w:rsidRDefault="001018B2" w:rsidP="008C7B42">
      <w:pPr>
        <w:autoSpaceDE w:val="0"/>
        <w:autoSpaceDN w:val="0"/>
        <w:adjustRightInd w:val="0"/>
        <w:spacing w:line="240" w:lineRule="atLeast"/>
        <w:jc w:val="both"/>
        <w:rPr>
          <w:color w:val="000000"/>
          <w:sz w:val="24"/>
          <w:szCs w:val="24"/>
        </w:rPr>
      </w:pPr>
      <w:r>
        <w:rPr>
          <w:color w:val="000000"/>
          <w:sz w:val="24"/>
          <w:szCs w:val="24"/>
        </w:rPr>
        <w:t>14.3</w:t>
      </w:r>
      <w:r>
        <w:rPr>
          <w:color w:val="000000"/>
          <w:sz w:val="24"/>
          <w:szCs w:val="24"/>
        </w:rPr>
        <w:tab/>
        <w:t xml:space="preserve">Notwithstanding any proprietary rights that </w:t>
      </w:r>
      <w:r w:rsidR="0092751B">
        <w:rPr>
          <w:sz w:val="24"/>
          <w:szCs w:val="24"/>
        </w:rPr>
        <w:t>Biogen</w:t>
      </w:r>
      <w:r>
        <w:rPr>
          <w:color w:val="000000"/>
          <w:sz w:val="24"/>
          <w:szCs w:val="24"/>
        </w:rPr>
        <w:t xml:space="preserve"> may have in other materials used in the Services, or in inventions, information, or data resulting from the </w:t>
      </w:r>
      <w:r w:rsidR="008C7B42">
        <w:rPr>
          <w:sz w:val="24"/>
          <w:szCs w:val="24"/>
        </w:rPr>
        <w:t xml:space="preserve">Work </w:t>
      </w:r>
      <w:r>
        <w:rPr>
          <w:color w:val="000000"/>
          <w:sz w:val="24"/>
          <w:szCs w:val="24"/>
        </w:rPr>
        <w:t>Schedule(s), ownership of all experimental animals used in the Services shall reside with Vendor, unless agreed otherwise in a written instrument signed by both of the parties.</w:t>
      </w:r>
    </w:p>
    <w:p w14:paraId="79986C10" w14:textId="77777777" w:rsidR="001018B2" w:rsidRDefault="001018B2" w:rsidP="001018B2">
      <w:pPr>
        <w:autoSpaceDE w:val="0"/>
        <w:autoSpaceDN w:val="0"/>
        <w:adjustRightInd w:val="0"/>
        <w:spacing w:line="240" w:lineRule="atLeast"/>
        <w:ind w:left="360"/>
        <w:jc w:val="both"/>
        <w:rPr>
          <w:color w:val="000000"/>
          <w:sz w:val="24"/>
          <w:szCs w:val="24"/>
        </w:rPr>
      </w:pPr>
    </w:p>
    <w:p w14:paraId="677696B3" w14:textId="57E37CE2" w:rsidR="001018B2" w:rsidRDefault="001018B2" w:rsidP="001018B2">
      <w:pPr>
        <w:pStyle w:val="BodyTextIndent3"/>
        <w:spacing w:after="0"/>
        <w:ind w:left="0"/>
        <w:jc w:val="both"/>
        <w:rPr>
          <w:color w:val="000000"/>
          <w:sz w:val="24"/>
          <w:szCs w:val="24"/>
        </w:rPr>
      </w:pPr>
      <w:r>
        <w:rPr>
          <w:color w:val="000000"/>
          <w:sz w:val="24"/>
          <w:szCs w:val="24"/>
        </w:rPr>
        <w:t>14.4</w:t>
      </w:r>
      <w:r>
        <w:rPr>
          <w:color w:val="000000"/>
          <w:sz w:val="24"/>
          <w:szCs w:val="24"/>
        </w:rPr>
        <w:tab/>
        <w:t xml:space="preserve">In no event will Vendor subcontract or outsource any animal services work to a third party without the express prior written consent of </w:t>
      </w:r>
      <w:r w:rsidR="0092751B">
        <w:rPr>
          <w:sz w:val="24"/>
          <w:szCs w:val="24"/>
        </w:rPr>
        <w:t>Biogen</w:t>
      </w:r>
      <w:ins w:id="204" w:author="APSL Legal" w:date="2022-05-16T13:17:00Z">
        <w:r w:rsidR="0045571F">
          <w:rPr>
            <w:sz w:val="24"/>
            <w:szCs w:val="24"/>
          </w:rPr>
          <w:t>, unless otherwise agreed to between the parties</w:t>
        </w:r>
      </w:ins>
      <w:r>
        <w:rPr>
          <w:color w:val="000000"/>
          <w:sz w:val="24"/>
          <w:szCs w:val="24"/>
        </w:rPr>
        <w:t>.</w:t>
      </w:r>
    </w:p>
    <w:p w14:paraId="4B8038A7" w14:textId="77777777" w:rsidR="001018B2" w:rsidRPr="00DA16FA" w:rsidRDefault="001018B2" w:rsidP="001018B2">
      <w:pPr>
        <w:pStyle w:val="BodyTextIndent3"/>
        <w:spacing w:after="0"/>
        <w:ind w:left="0"/>
        <w:jc w:val="both"/>
        <w:rPr>
          <w:sz w:val="24"/>
          <w:szCs w:val="24"/>
        </w:rPr>
      </w:pPr>
    </w:p>
    <w:p w14:paraId="110A4087" w14:textId="77777777" w:rsidR="001018B2" w:rsidRPr="00DA16FA" w:rsidRDefault="001018B2" w:rsidP="001018B2">
      <w:pPr>
        <w:widowControl w:val="0"/>
        <w:jc w:val="both"/>
        <w:rPr>
          <w:snapToGrid w:val="0"/>
          <w:sz w:val="24"/>
          <w:szCs w:val="24"/>
        </w:rPr>
      </w:pPr>
    </w:p>
    <w:p w14:paraId="515A370F" w14:textId="77777777" w:rsidR="001018B2" w:rsidRPr="00DA16FA" w:rsidRDefault="001018B2" w:rsidP="001018B2">
      <w:pPr>
        <w:widowControl w:val="0"/>
        <w:jc w:val="both"/>
        <w:rPr>
          <w:smallCaps/>
          <w:snapToGrid w:val="0"/>
          <w:sz w:val="24"/>
          <w:szCs w:val="24"/>
        </w:rPr>
      </w:pPr>
      <w:r>
        <w:rPr>
          <w:snapToGrid w:val="0"/>
          <w:sz w:val="24"/>
          <w:szCs w:val="24"/>
        </w:rPr>
        <w:t>15</w:t>
      </w:r>
      <w:r w:rsidRPr="00DA16FA">
        <w:rPr>
          <w:snapToGrid w:val="0"/>
          <w:sz w:val="24"/>
          <w:szCs w:val="24"/>
        </w:rPr>
        <w:t>.</w:t>
      </w:r>
      <w:r w:rsidRPr="00DA16FA">
        <w:rPr>
          <w:snapToGrid w:val="0"/>
          <w:sz w:val="24"/>
          <w:szCs w:val="24"/>
        </w:rPr>
        <w:tab/>
      </w:r>
      <w:r w:rsidRPr="00523DB1">
        <w:rPr>
          <w:b/>
          <w:smallCaps/>
          <w:snapToGrid w:val="0"/>
          <w:sz w:val="24"/>
          <w:szCs w:val="24"/>
        </w:rPr>
        <w:t xml:space="preserve">Limitation of </w:t>
      </w:r>
      <w:r w:rsidRPr="00523DB1">
        <w:rPr>
          <w:b/>
          <w:bCs/>
          <w:smallCaps/>
          <w:snapToGrid w:val="0"/>
          <w:sz w:val="24"/>
          <w:szCs w:val="24"/>
        </w:rPr>
        <w:t>Liability</w:t>
      </w:r>
    </w:p>
    <w:p w14:paraId="0CFF2740" w14:textId="77777777" w:rsidR="001018B2" w:rsidRPr="00DA16FA" w:rsidRDefault="001018B2" w:rsidP="001018B2">
      <w:pPr>
        <w:widowControl w:val="0"/>
        <w:jc w:val="both"/>
        <w:rPr>
          <w:snapToGrid w:val="0"/>
          <w:sz w:val="24"/>
          <w:szCs w:val="24"/>
        </w:rPr>
      </w:pPr>
    </w:p>
    <w:p w14:paraId="33916BD6" w14:textId="0EF6CAF6" w:rsidR="001018B2" w:rsidRPr="00DA16FA" w:rsidRDefault="001018B2" w:rsidP="001018B2">
      <w:pPr>
        <w:widowControl w:val="0"/>
        <w:jc w:val="both"/>
        <w:rPr>
          <w:snapToGrid w:val="0"/>
          <w:sz w:val="24"/>
          <w:szCs w:val="24"/>
        </w:rPr>
      </w:pPr>
      <w:r>
        <w:rPr>
          <w:snapToGrid w:val="0"/>
          <w:sz w:val="24"/>
          <w:szCs w:val="24"/>
        </w:rPr>
        <w:t>15</w:t>
      </w:r>
      <w:r w:rsidRPr="00DA16FA">
        <w:rPr>
          <w:snapToGrid w:val="0"/>
          <w:sz w:val="24"/>
          <w:szCs w:val="24"/>
        </w:rPr>
        <w:t>.1</w:t>
      </w:r>
      <w:r w:rsidRPr="00DA16FA">
        <w:rPr>
          <w:snapToGrid w:val="0"/>
          <w:sz w:val="24"/>
          <w:szCs w:val="24"/>
        </w:rPr>
        <w:tab/>
        <w:t>Except for damages awarded to a third party for which a party hereunder is responsible pursuant to its indemnifica</w:t>
      </w:r>
      <w:r>
        <w:rPr>
          <w:snapToGrid w:val="0"/>
          <w:sz w:val="24"/>
          <w:szCs w:val="24"/>
        </w:rPr>
        <w:t>tion obligations under Section 8</w:t>
      </w:r>
      <w:r w:rsidRPr="00DA16FA">
        <w:rPr>
          <w:snapToGrid w:val="0"/>
          <w:sz w:val="24"/>
          <w:szCs w:val="24"/>
        </w:rPr>
        <w:t xml:space="preserve"> of this Agreement</w:t>
      </w:r>
      <w:r w:rsidR="00051D9E">
        <w:rPr>
          <w:snapToGrid w:val="0"/>
          <w:sz w:val="24"/>
          <w:szCs w:val="24"/>
        </w:rPr>
        <w:t xml:space="preserve"> or a breach of confidentiality obligations or the </w:t>
      </w:r>
      <w:r w:rsidR="00051D9E" w:rsidRPr="00176357">
        <w:rPr>
          <w:rStyle w:val="normaltextrun"/>
          <w:sz w:val="22"/>
          <w:szCs w:val="22"/>
        </w:rPr>
        <w:t>Biogen Global Data Privacy and Security Addendum</w:t>
      </w:r>
      <w:r w:rsidR="00051D9E">
        <w:rPr>
          <w:snapToGrid w:val="0"/>
          <w:sz w:val="24"/>
          <w:szCs w:val="24"/>
        </w:rPr>
        <w:t xml:space="preserve"> </w:t>
      </w:r>
      <w:r w:rsidRPr="00DA16FA">
        <w:rPr>
          <w:snapToGrid w:val="0"/>
          <w:sz w:val="24"/>
          <w:szCs w:val="24"/>
        </w:rPr>
        <w:t xml:space="preserve">, in no event shall either party be liable to the other party for any consequential, incidental, indirect, special or punitive damage, loss or expenses (including but not limited to business interruption, lost business, lost profits, or lost savings), even if that party has been advised of their possible existence. </w:t>
      </w:r>
      <w:ins w:id="205" w:author="APSL Legal" w:date="2022-05-16T13:18:00Z">
        <w:r w:rsidR="0054730D" w:rsidRPr="0054730D">
          <w:rPr>
            <w:snapToGrid w:val="0"/>
            <w:sz w:val="24"/>
            <w:szCs w:val="24"/>
          </w:rPr>
          <w:t xml:space="preserve">In no event shall </w:t>
        </w:r>
        <w:r w:rsidR="0054730D">
          <w:rPr>
            <w:snapToGrid w:val="0"/>
            <w:sz w:val="24"/>
            <w:szCs w:val="24"/>
          </w:rPr>
          <w:t>Vendor</w:t>
        </w:r>
        <w:r w:rsidR="0054730D" w:rsidRPr="0054730D">
          <w:rPr>
            <w:snapToGrid w:val="0"/>
            <w:sz w:val="24"/>
            <w:szCs w:val="24"/>
          </w:rPr>
          <w:t xml:space="preserve"> be liable for any direct or indirect damages, losses of property, injuries to any person, arising out or resulting from any use of </w:t>
        </w:r>
        <w:r w:rsidR="0054730D">
          <w:rPr>
            <w:snapToGrid w:val="0"/>
            <w:sz w:val="24"/>
            <w:szCs w:val="24"/>
          </w:rPr>
          <w:t>Biogen</w:t>
        </w:r>
        <w:r w:rsidR="0054730D" w:rsidRPr="0054730D">
          <w:rPr>
            <w:snapToGrid w:val="0"/>
            <w:sz w:val="24"/>
            <w:szCs w:val="24"/>
          </w:rPr>
          <w:t xml:space="preserve">’s </w:t>
        </w:r>
        <w:r w:rsidR="0054730D">
          <w:rPr>
            <w:snapToGrid w:val="0"/>
            <w:sz w:val="24"/>
            <w:szCs w:val="24"/>
          </w:rPr>
          <w:t>intellectual property or informa</w:t>
        </w:r>
      </w:ins>
      <w:ins w:id="206" w:author="APSL Legal" w:date="2022-05-16T13:19:00Z">
        <w:r w:rsidR="0054730D">
          <w:rPr>
            <w:snapToGrid w:val="0"/>
            <w:sz w:val="24"/>
            <w:szCs w:val="24"/>
          </w:rPr>
          <w:t>tion</w:t>
        </w:r>
      </w:ins>
      <w:ins w:id="207" w:author="APSL Legal" w:date="2022-05-16T13:18:00Z">
        <w:r w:rsidR="0054730D" w:rsidRPr="0054730D">
          <w:rPr>
            <w:snapToGrid w:val="0"/>
            <w:sz w:val="24"/>
            <w:szCs w:val="24"/>
          </w:rPr>
          <w:t xml:space="preserve">, handling of the </w:t>
        </w:r>
      </w:ins>
      <w:ins w:id="208" w:author="APSL Legal" w:date="2022-05-16T13:19:00Z">
        <w:r w:rsidR="0054730D">
          <w:rPr>
            <w:snapToGrid w:val="0"/>
            <w:sz w:val="24"/>
            <w:szCs w:val="24"/>
          </w:rPr>
          <w:t>S</w:t>
        </w:r>
      </w:ins>
      <w:ins w:id="209" w:author="APSL Legal" w:date="2022-05-16T13:18:00Z">
        <w:r w:rsidR="0054730D" w:rsidRPr="0054730D">
          <w:rPr>
            <w:snapToGrid w:val="0"/>
            <w:sz w:val="24"/>
            <w:szCs w:val="24"/>
          </w:rPr>
          <w:t xml:space="preserve">amples of the </w:t>
        </w:r>
      </w:ins>
      <w:ins w:id="210" w:author="APSL Legal" w:date="2022-05-16T13:19:00Z">
        <w:r w:rsidR="0054730D">
          <w:rPr>
            <w:snapToGrid w:val="0"/>
            <w:sz w:val="24"/>
            <w:szCs w:val="24"/>
          </w:rPr>
          <w:t>c</w:t>
        </w:r>
      </w:ins>
      <w:ins w:id="211" w:author="APSL Legal" w:date="2022-05-16T13:18:00Z">
        <w:r w:rsidR="0054730D" w:rsidRPr="0054730D">
          <w:rPr>
            <w:snapToGrid w:val="0"/>
            <w:sz w:val="24"/>
            <w:szCs w:val="24"/>
          </w:rPr>
          <w:t xml:space="preserve">ompound and/or implementation of the </w:t>
        </w:r>
      </w:ins>
      <w:ins w:id="212" w:author="APSL Legal" w:date="2022-05-16T13:19:00Z">
        <w:r w:rsidR="0054730D">
          <w:rPr>
            <w:snapToGrid w:val="0"/>
            <w:sz w:val="24"/>
            <w:szCs w:val="24"/>
          </w:rPr>
          <w:t>p</w:t>
        </w:r>
      </w:ins>
      <w:ins w:id="213" w:author="APSL Legal" w:date="2022-05-16T13:18:00Z">
        <w:r w:rsidR="0054730D" w:rsidRPr="0054730D">
          <w:rPr>
            <w:snapToGrid w:val="0"/>
            <w:sz w:val="24"/>
            <w:szCs w:val="24"/>
          </w:rPr>
          <w:t xml:space="preserve">rocess and/or the </w:t>
        </w:r>
      </w:ins>
      <w:ins w:id="214" w:author="APSL Legal" w:date="2022-05-16T13:19:00Z">
        <w:r w:rsidR="0054730D">
          <w:rPr>
            <w:snapToGrid w:val="0"/>
            <w:sz w:val="24"/>
            <w:szCs w:val="24"/>
          </w:rPr>
          <w:t>n</w:t>
        </w:r>
      </w:ins>
      <w:ins w:id="215" w:author="APSL Legal" w:date="2022-05-16T13:18:00Z">
        <w:r w:rsidR="0054730D" w:rsidRPr="0054730D">
          <w:rPr>
            <w:snapToGrid w:val="0"/>
            <w:sz w:val="24"/>
            <w:szCs w:val="24"/>
          </w:rPr>
          <w:t xml:space="preserve">ew </w:t>
        </w:r>
      </w:ins>
      <w:ins w:id="216" w:author="APSL Legal" w:date="2022-05-16T13:19:00Z">
        <w:r w:rsidR="0054730D">
          <w:rPr>
            <w:snapToGrid w:val="0"/>
            <w:sz w:val="24"/>
            <w:szCs w:val="24"/>
          </w:rPr>
          <w:t>p</w:t>
        </w:r>
      </w:ins>
      <w:ins w:id="217" w:author="APSL Legal" w:date="2022-05-16T13:18:00Z">
        <w:r w:rsidR="0054730D" w:rsidRPr="0054730D">
          <w:rPr>
            <w:snapToGrid w:val="0"/>
            <w:sz w:val="24"/>
            <w:szCs w:val="24"/>
          </w:rPr>
          <w:t xml:space="preserve">rocess by </w:t>
        </w:r>
      </w:ins>
      <w:ins w:id="218" w:author="APSL Legal" w:date="2022-05-16T13:19:00Z">
        <w:r w:rsidR="0054730D">
          <w:rPr>
            <w:snapToGrid w:val="0"/>
            <w:sz w:val="24"/>
            <w:szCs w:val="24"/>
          </w:rPr>
          <w:t>Biogen</w:t>
        </w:r>
      </w:ins>
      <w:ins w:id="219" w:author="APSL Legal" w:date="2022-05-16T13:18:00Z">
        <w:r w:rsidR="0054730D" w:rsidRPr="0054730D">
          <w:rPr>
            <w:snapToGrid w:val="0"/>
            <w:sz w:val="24"/>
            <w:szCs w:val="24"/>
          </w:rPr>
          <w:t xml:space="preserve"> or any third party</w:t>
        </w:r>
      </w:ins>
      <w:ins w:id="220" w:author="APSL Legal" w:date="2022-05-16T13:19:00Z">
        <w:r w:rsidR="00363E9A">
          <w:rPr>
            <w:snapToGrid w:val="0"/>
            <w:sz w:val="24"/>
            <w:szCs w:val="24"/>
          </w:rPr>
          <w:t xml:space="preserve">. Notwithstanding anything to the contrary herein, </w:t>
        </w:r>
        <w:r w:rsidR="00363E9A" w:rsidRPr="00851B33">
          <w:rPr>
            <w:sz w:val="22"/>
            <w:szCs w:val="22"/>
          </w:rPr>
          <w:t xml:space="preserve">in no event will </w:t>
        </w:r>
      </w:ins>
      <w:ins w:id="221" w:author="APSL Legal" w:date="2022-05-16T13:20:00Z">
        <w:r w:rsidR="00363E9A">
          <w:rPr>
            <w:sz w:val="22"/>
            <w:szCs w:val="22"/>
          </w:rPr>
          <w:t>Vendor</w:t>
        </w:r>
      </w:ins>
      <w:ins w:id="222" w:author="APSL Legal" w:date="2022-05-16T13:19:00Z">
        <w:r w:rsidR="00363E9A" w:rsidRPr="00851B33">
          <w:rPr>
            <w:sz w:val="22"/>
            <w:szCs w:val="22"/>
          </w:rPr>
          <w:t>’</w:t>
        </w:r>
        <w:r w:rsidR="00363E9A">
          <w:rPr>
            <w:sz w:val="22"/>
            <w:szCs w:val="22"/>
          </w:rPr>
          <w:t>s</w:t>
        </w:r>
        <w:r w:rsidR="00363E9A" w:rsidRPr="00851B33">
          <w:rPr>
            <w:sz w:val="22"/>
            <w:szCs w:val="22"/>
          </w:rPr>
          <w:t xml:space="preserve"> liability for any kind of loss, damage, cost, direct, indirect or otherwise exceed the consideration paid/payable by </w:t>
        </w:r>
      </w:ins>
      <w:ins w:id="223" w:author="APSL Legal" w:date="2022-05-16T13:20:00Z">
        <w:r w:rsidR="00363E9A">
          <w:rPr>
            <w:sz w:val="22"/>
            <w:szCs w:val="22"/>
          </w:rPr>
          <w:t xml:space="preserve">Biogen </w:t>
        </w:r>
      </w:ins>
      <w:ins w:id="224" w:author="APSL Legal" w:date="2022-05-16T13:19:00Z">
        <w:r w:rsidR="00363E9A" w:rsidRPr="00851B33">
          <w:rPr>
            <w:sz w:val="22"/>
            <w:szCs w:val="22"/>
          </w:rPr>
          <w:t xml:space="preserve">to </w:t>
        </w:r>
      </w:ins>
      <w:ins w:id="225" w:author="APSL Legal" w:date="2022-05-16T13:20:00Z">
        <w:r w:rsidR="00363E9A">
          <w:rPr>
            <w:sz w:val="22"/>
            <w:szCs w:val="22"/>
          </w:rPr>
          <w:t xml:space="preserve">Vendor </w:t>
        </w:r>
      </w:ins>
      <w:ins w:id="226" w:author="APSL Legal" w:date="2022-05-16T13:19:00Z">
        <w:r w:rsidR="00363E9A" w:rsidRPr="00851B33">
          <w:rPr>
            <w:sz w:val="22"/>
            <w:szCs w:val="22"/>
          </w:rPr>
          <w:t>against the disputed Services rendered under this Agreement</w:t>
        </w:r>
      </w:ins>
      <w:ins w:id="227" w:author="APSL Legal" w:date="2022-05-16T13:21:00Z">
        <w:r w:rsidR="00363E9A">
          <w:rPr>
            <w:sz w:val="22"/>
            <w:szCs w:val="22"/>
          </w:rPr>
          <w:t xml:space="preserve">, unless such loss or damage was caused by Vendor’s </w:t>
        </w:r>
        <w:r w:rsidR="00363E9A">
          <w:rPr>
            <w:rFonts w:eastAsia="MS Mincho"/>
            <w:sz w:val="22"/>
            <w:szCs w:val="22"/>
            <w:lang w:eastAsia="ja-JP"/>
          </w:rPr>
          <w:t xml:space="preserve">gross </w:t>
        </w:r>
        <w:r w:rsidR="00363E9A" w:rsidRPr="00851B33">
          <w:rPr>
            <w:rFonts w:eastAsia="MS Mincho"/>
            <w:sz w:val="22"/>
            <w:szCs w:val="22"/>
            <w:lang w:eastAsia="ja-JP"/>
          </w:rPr>
          <w:t xml:space="preserve">negligence or </w:t>
        </w:r>
      </w:ins>
      <w:ins w:id="228" w:author="APSL Legal" w:date="2022-05-16T13:22:00Z">
        <w:r w:rsidR="00921FA6" w:rsidRPr="00851B33">
          <w:rPr>
            <w:rFonts w:eastAsia="MS Mincho"/>
            <w:sz w:val="22"/>
            <w:szCs w:val="22"/>
            <w:lang w:eastAsia="ja-JP"/>
          </w:rPr>
          <w:t>willful</w:t>
        </w:r>
      </w:ins>
      <w:ins w:id="229" w:author="APSL Legal" w:date="2022-05-16T13:21:00Z">
        <w:r w:rsidR="00363E9A" w:rsidRPr="00851B33">
          <w:rPr>
            <w:rFonts w:eastAsia="MS Mincho"/>
            <w:sz w:val="22"/>
            <w:szCs w:val="22"/>
            <w:lang w:eastAsia="ja-JP"/>
          </w:rPr>
          <w:t xml:space="preserve"> misconduct</w:t>
        </w:r>
        <w:r w:rsidR="00363E9A">
          <w:rPr>
            <w:rFonts w:eastAsia="MS Mincho"/>
            <w:sz w:val="22"/>
            <w:szCs w:val="22"/>
            <w:lang w:eastAsia="ja-JP"/>
          </w:rPr>
          <w:t>, in which case the liability will be limited to the actual loss suffered</w:t>
        </w:r>
      </w:ins>
      <w:ins w:id="230" w:author="APSL Legal" w:date="2022-05-16T13:19:00Z">
        <w:r w:rsidR="00363E9A" w:rsidRPr="00851B33">
          <w:rPr>
            <w:sz w:val="22"/>
            <w:szCs w:val="22"/>
          </w:rPr>
          <w:t>.</w:t>
        </w:r>
      </w:ins>
    </w:p>
    <w:p w14:paraId="6CE2C350" w14:textId="77777777" w:rsidR="001018B2" w:rsidRPr="00DA16FA" w:rsidRDefault="001018B2" w:rsidP="001018B2">
      <w:pPr>
        <w:widowControl w:val="0"/>
        <w:jc w:val="both"/>
        <w:rPr>
          <w:snapToGrid w:val="0"/>
          <w:sz w:val="24"/>
          <w:szCs w:val="24"/>
        </w:rPr>
      </w:pPr>
    </w:p>
    <w:p w14:paraId="526BB458" w14:textId="77777777" w:rsidR="001018B2" w:rsidRPr="00DA16FA" w:rsidRDefault="001018B2" w:rsidP="001018B2">
      <w:pPr>
        <w:keepNext/>
        <w:widowControl w:val="0"/>
        <w:jc w:val="both"/>
        <w:rPr>
          <w:b/>
          <w:snapToGrid w:val="0"/>
          <w:sz w:val="24"/>
          <w:szCs w:val="24"/>
        </w:rPr>
      </w:pPr>
      <w:r w:rsidRPr="00DA16FA">
        <w:rPr>
          <w:snapToGrid w:val="0"/>
          <w:sz w:val="24"/>
          <w:szCs w:val="24"/>
        </w:rPr>
        <w:t>1</w:t>
      </w:r>
      <w:r>
        <w:rPr>
          <w:snapToGrid w:val="0"/>
          <w:sz w:val="24"/>
          <w:szCs w:val="24"/>
        </w:rPr>
        <w:t>6</w:t>
      </w:r>
      <w:r w:rsidRPr="00DA16FA">
        <w:rPr>
          <w:snapToGrid w:val="0"/>
          <w:sz w:val="24"/>
          <w:szCs w:val="24"/>
        </w:rPr>
        <w:t>.</w:t>
      </w:r>
      <w:r w:rsidRPr="00DA16FA">
        <w:rPr>
          <w:snapToGrid w:val="0"/>
          <w:sz w:val="24"/>
          <w:szCs w:val="24"/>
        </w:rPr>
        <w:tab/>
      </w:r>
      <w:r w:rsidRPr="00DA16FA">
        <w:rPr>
          <w:b/>
          <w:smallCaps/>
          <w:snapToGrid w:val="0"/>
          <w:sz w:val="24"/>
          <w:szCs w:val="24"/>
        </w:rPr>
        <w:t>Term and Termination</w:t>
      </w:r>
    </w:p>
    <w:p w14:paraId="08F27D8C" w14:textId="77777777" w:rsidR="001018B2" w:rsidRPr="00DA16FA" w:rsidRDefault="001018B2" w:rsidP="001018B2">
      <w:pPr>
        <w:pStyle w:val="BodyTextIndent3"/>
        <w:keepNext/>
        <w:tabs>
          <w:tab w:val="left" w:pos="-1440"/>
        </w:tabs>
        <w:spacing w:after="0"/>
        <w:ind w:left="0"/>
        <w:jc w:val="both"/>
        <w:rPr>
          <w:sz w:val="24"/>
          <w:szCs w:val="24"/>
        </w:rPr>
      </w:pPr>
    </w:p>
    <w:p w14:paraId="59C714B6" w14:textId="77777777" w:rsidR="001018B2" w:rsidRPr="00DA16FA" w:rsidRDefault="001018B2" w:rsidP="001018B2">
      <w:pPr>
        <w:pStyle w:val="BodyTextIndent3"/>
        <w:keepNext/>
        <w:tabs>
          <w:tab w:val="left" w:pos="-1440"/>
        </w:tabs>
        <w:spacing w:after="0"/>
        <w:ind w:left="0"/>
        <w:jc w:val="both"/>
        <w:rPr>
          <w:sz w:val="24"/>
          <w:szCs w:val="24"/>
        </w:rPr>
      </w:pPr>
      <w:r w:rsidRPr="00DA16FA">
        <w:rPr>
          <w:sz w:val="24"/>
          <w:szCs w:val="24"/>
        </w:rPr>
        <w:t>1</w:t>
      </w:r>
      <w:r>
        <w:rPr>
          <w:sz w:val="24"/>
          <w:szCs w:val="24"/>
        </w:rPr>
        <w:t>6</w:t>
      </w:r>
      <w:r w:rsidRPr="00DA16FA">
        <w:rPr>
          <w:sz w:val="24"/>
          <w:szCs w:val="24"/>
        </w:rPr>
        <w:t>.1</w:t>
      </w:r>
      <w:r w:rsidRPr="00DA16FA">
        <w:rPr>
          <w:sz w:val="24"/>
          <w:szCs w:val="24"/>
        </w:rPr>
        <w:tab/>
        <w:t xml:space="preserve">The </w:t>
      </w:r>
      <w:r>
        <w:rPr>
          <w:sz w:val="24"/>
          <w:szCs w:val="24"/>
        </w:rPr>
        <w:t>term</w:t>
      </w:r>
      <w:r w:rsidRPr="00DA16FA">
        <w:rPr>
          <w:sz w:val="24"/>
          <w:szCs w:val="24"/>
        </w:rPr>
        <w:t xml:space="preserve"> of this Agreement </w:t>
      </w:r>
      <w:r>
        <w:rPr>
          <w:sz w:val="24"/>
          <w:szCs w:val="24"/>
        </w:rPr>
        <w:t xml:space="preserve">(the “Term”) </w:t>
      </w:r>
      <w:r w:rsidRPr="00DA16FA">
        <w:rPr>
          <w:sz w:val="24"/>
          <w:szCs w:val="24"/>
        </w:rPr>
        <w:t xml:space="preserve">shall commence as of the </w:t>
      </w:r>
      <w:r>
        <w:rPr>
          <w:sz w:val="24"/>
          <w:szCs w:val="24"/>
        </w:rPr>
        <w:t>Agreement</w:t>
      </w:r>
      <w:r w:rsidRPr="00DA16FA">
        <w:rPr>
          <w:sz w:val="24"/>
          <w:szCs w:val="24"/>
        </w:rPr>
        <w:t xml:space="preserve"> Date and, subject to earlier termination in accordance with t</w:t>
      </w:r>
      <w:r>
        <w:rPr>
          <w:sz w:val="24"/>
          <w:szCs w:val="24"/>
        </w:rPr>
        <w:t>he provisions of this Section 16</w:t>
      </w:r>
      <w:r w:rsidRPr="00DA16FA">
        <w:rPr>
          <w:sz w:val="24"/>
          <w:szCs w:val="24"/>
        </w:rPr>
        <w:t xml:space="preserve">, shall continue for a period of five (5) years from the </w:t>
      </w:r>
      <w:r>
        <w:rPr>
          <w:sz w:val="24"/>
          <w:szCs w:val="24"/>
        </w:rPr>
        <w:t>Agreement</w:t>
      </w:r>
      <w:r w:rsidRPr="00DA16FA">
        <w:rPr>
          <w:sz w:val="24"/>
          <w:szCs w:val="24"/>
        </w:rPr>
        <w:t xml:space="preserve"> Date; provided, however, that if a</w:t>
      </w:r>
      <w:r w:rsidR="008C7B42" w:rsidRPr="008C7B42">
        <w:rPr>
          <w:sz w:val="24"/>
          <w:szCs w:val="24"/>
        </w:rPr>
        <w:t xml:space="preserve"> </w:t>
      </w:r>
      <w:r w:rsidR="008C7B42">
        <w:rPr>
          <w:sz w:val="24"/>
          <w:szCs w:val="24"/>
        </w:rPr>
        <w:t>Work</w:t>
      </w:r>
      <w:r w:rsidRPr="00DA16FA">
        <w:rPr>
          <w:sz w:val="24"/>
          <w:szCs w:val="24"/>
        </w:rPr>
        <w:t xml:space="preserve"> Schedule is in effect at such time as this Agreement expire</w:t>
      </w:r>
      <w:r>
        <w:rPr>
          <w:sz w:val="24"/>
          <w:szCs w:val="24"/>
        </w:rPr>
        <w:t>s</w:t>
      </w:r>
      <w:r w:rsidRPr="00DA16FA">
        <w:rPr>
          <w:sz w:val="24"/>
          <w:szCs w:val="24"/>
        </w:rPr>
        <w:t xml:space="preserve">, then </w:t>
      </w:r>
      <w:r>
        <w:rPr>
          <w:sz w:val="24"/>
          <w:szCs w:val="24"/>
        </w:rPr>
        <w:t xml:space="preserve">the Term </w:t>
      </w:r>
      <w:r w:rsidRPr="00DA16FA">
        <w:rPr>
          <w:sz w:val="24"/>
          <w:szCs w:val="24"/>
        </w:rPr>
        <w:t xml:space="preserve">shall </w:t>
      </w:r>
      <w:r>
        <w:rPr>
          <w:sz w:val="24"/>
          <w:szCs w:val="24"/>
        </w:rPr>
        <w:t xml:space="preserve">be extended </w:t>
      </w:r>
      <w:r w:rsidRPr="00DA16FA">
        <w:rPr>
          <w:sz w:val="24"/>
          <w:szCs w:val="24"/>
        </w:rPr>
        <w:t xml:space="preserve">until the expiration of such </w:t>
      </w:r>
      <w:r w:rsidR="008C7B42">
        <w:rPr>
          <w:sz w:val="24"/>
          <w:szCs w:val="24"/>
        </w:rPr>
        <w:t xml:space="preserve">Work </w:t>
      </w:r>
      <w:r w:rsidRPr="00DA16FA">
        <w:rPr>
          <w:sz w:val="24"/>
          <w:szCs w:val="24"/>
        </w:rPr>
        <w:t>Schedule.</w:t>
      </w:r>
      <w:r>
        <w:rPr>
          <w:sz w:val="24"/>
          <w:szCs w:val="24"/>
        </w:rPr>
        <w:t xml:space="preserve">  Notwithstanding the foregoing, during such extension period, no additional </w:t>
      </w:r>
      <w:r w:rsidR="008C7B42">
        <w:rPr>
          <w:sz w:val="24"/>
          <w:szCs w:val="24"/>
        </w:rPr>
        <w:t xml:space="preserve">Work </w:t>
      </w:r>
      <w:r>
        <w:rPr>
          <w:sz w:val="24"/>
          <w:szCs w:val="24"/>
        </w:rPr>
        <w:t>Schedules to this Agreement shall be entered into by and between the parties.</w:t>
      </w:r>
      <w:r w:rsidRPr="00DA16FA">
        <w:rPr>
          <w:sz w:val="24"/>
          <w:szCs w:val="24"/>
        </w:rPr>
        <w:t xml:space="preserve">  Each </w:t>
      </w:r>
      <w:r w:rsidR="008C7B42">
        <w:rPr>
          <w:sz w:val="24"/>
          <w:szCs w:val="24"/>
        </w:rPr>
        <w:t xml:space="preserve">Work </w:t>
      </w:r>
      <w:r w:rsidRPr="00DA16FA">
        <w:rPr>
          <w:sz w:val="24"/>
          <w:szCs w:val="24"/>
        </w:rPr>
        <w:t>Schedule</w:t>
      </w:r>
      <w:r>
        <w:rPr>
          <w:sz w:val="24"/>
          <w:szCs w:val="24"/>
        </w:rPr>
        <w:t xml:space="preserve"> </w:t>
      </w:r>
      <w:r w:rsidRPr="00DA16FA">
        <w:rPr>
          <w:sz w:val="24"/>
          <w:szCs w:val="24"/>
        </w:rPr>
        <w:t xml:space="preserve">attached hereto shall specify the term of </w:t>
      </w:r>
      <w:r>
        <w:rPr>
          <w:sz w:val="24"/>
          <w:szCs w:val="24"/>
        </w:rPr>
        <w:t>such</w:t>
      </w:r>
      <w:r w:rsidRPr="00DA16FA">
        <w:rPr>
          <w:sz w:val="24"/>
          <w:szCs w:val="24"/>
        </w:rPr>
        <w:t xml:space="preserve"> </w:t>
      </w:r>
      <w:r w:rsidR="008C7B42">
        <w:rPr>
          <w:sz w:val="24"/>
          <w:szCs w:val="24"/>
        </w:rPr>
        <w:t xml:space="preserve">Work </w:t>
      </w:r>
      <w:r w:rsidRPr="00DA16FA">
        <w:rPr>
          <w:sz w:val="24"/>
          <w:szCs w:val="24"/>
        </w:rPr>
        <w:t xml:space="preserve">Schedule.  </w:t>
      </w:r>
    </w:p>
    <w:p w14:paraId="45727471" w14:textId="77777777" w:rsidR="001018B2" w:rsidRPr="00DA16FA" w:rsidRDefault="001018B2" w:rsidP="001018B2">
      <w:pPr>
        <w:pStyle w:val="BodyTextIndent3"/>
        <w:tabs>
          <w:tab w:val="left" w:pos="-1440"/>
        </w:tabs>
        <w:spacing w:after="0"/>
        <w:ind w:left="0"/>
        <w:jc w:val="both"/>
        <w:rPr>
          <w:sz w:val="24"/>
          <w:szCs w:val="24"/>
        </w:rPr>
      </w:pPr>
    </w:p>
    <w:p w14:paraId="52E9E339" w14:textId="524ECE49" w:rsidR="001018B2" w:rsidRPr="00DA16FA" w:rsidRDefault="001018B2" w:rsidP="001018B2">
      <w:pPr>
        <w:pStyle w:val="BodyTextIndent3"/>
        <w:tabs>
          <w:tab w:val="left" w:pos="-1440"/>
        </w:tabs>
        <w:spacing w:after="0"/>
        <w:ind w:left="0"/>
        <w:jc w:val="both"/>
        <w:rPr>
          <w:sz w:val="24"/>
          <w:szCs w:val="24"/>
        </w:rPr>
      </w:pPr>
      <w:r w:rsidRPr="00DA16FA">
        <w:rPr>
          <w:sz w:val="24"/>
          <w:szCs w:val="24"/>
        </w:rPr>
        <w:t>1</w:t>
      </w:r>
      <w:r>
        <w:rPr>
          <w:sz w:val="24"/>
          <w:szCs w:val="24"/>
        </w:rPr>
        <w:t>6</w:t>
      </w:r>
      <w:r w:rsidRPr="00DA16FA">
        <w:rPr>
          <w:sz w:val="24"/>
          <w:szCs w:val="24"/>
        </w:rPr>
        <w:t>.2</w:t>
      </w:r>
      <w:r w:rsidRPr="00DA16FA">
        <w:rPr>
          <w:sz w:val="24"/>
          <w:szCs w:val="24"/>
        </w:rPr>
        <w:tab/>
        <w:t>Notwithstanding anythi</w:t>
      </w:r>
      <w:r>
        <w:rPr>
          <w:sz w:val="24"/>
          <w:szCs w:val="24"/>
        </w:rPr>
        <w:t>ng to the contrary in Section 16</w:t>
      </w:r>
      <w:r w:rsidRPr="00DA16FA">
        <w:rPr>
          <w:sz w:val="24"/>
          <w:szCs w:val="24"/>
        </w:rPr>
        <w:t xml:space="preserve">.1, </w:t>
      </w:r>
      <w:r w:rsidR="0092751B">
        <w:rPr>
          <w:sz w:val="24"/>
          <w:szCs w:val="24"/>
        </w:rPr>
        <w:t>Biogen</w:t>
      </w:r>
      <w:r w:rsidRPr="00DA16FA">
        <w:rPr>
          <w:sz w:val="24"/>
          <w:szCs w:val="24"/>
        </w:rPr>
        <w:t xml:space="preserve"> shall have the right to termi</w:t>
      </w:r>
      <w:r>
        <w:rPr>
          <w:sz w:val="24"/>
          <w:szCs w:val="24"/>
        </w:rPr>
        <w:t xml:space="preserve">nate this Agreement and/or any </w:t>
      </w:r>
      <w:r w:rsidR="008C7B42">
        <w:rPr>
          <w:sz w:val="24"/>
          <w:szCs w:val="24"/>
        </w:rPr>
        <w:t xml:space="preserve">Work </w:t>
      </w:r>
      <w:r>
        <w:rPr>
          <w:sz w:val="24"/>
          <w:szCs w:val="24"/>
        </w:rPr>
        <w:t>S</w:t>
      </w:r>
      <w:r w:rsidRPr="00DA16FA">
        <w:rPr>
          <w:sz w:val="24"/>
          <w:szCs w:val="24"/>
        </w:rPr>
        <w:t xml:space="preserve">chedule thereto with or without cause, effective </w:t>
      </w:r>
      <w:del w:id="231" w:author="APSL Legal" w:date="2022-05-16T13:23:00Z">
        <w:r w:rsidRPr="00DA16FA" w:rsidDel="0091415F">
          <w:rPr>
            <w:sz w:val="24"/>
            <w:szCs w:val="24"/>
          </w:rPr>
          <w:delText xml:space="preserve">immediately </w:delText>
        </w:r>
      </w:del>
      <w:r w:rsidRPr="00DA16FA">
        <w:rPr>
          <w:sz w:val="24"/>
          <w:szCs w:val="24"/>
        </w:rPr>
        <w:t xml:space="preserve">upon </w:t>
      </w:r>
      <w:ins w:id="232" w:author="APSL Legal" w:date="2022-05-16T13:24:00Z">
        <w:r w:rsidR="0091415F">
          <w:rPr>
            <w:sz w:val="24"/>
            <w:szCs w:val="24"/>
          </w:rPr>
          <w:t>30</w:t>
        </w:r>
      </w:ins>
      <w:ins w:id="233" w:author="APSL Legal" w:date="2022-05-16T13:23:00Z">
        <w:r w:rsidR="0091415F">
          <w:rPr>
            <w:sz w:val="24"/>
            <w:szCs w:val="24"/>
          </w:rPr>
          <w:t xml:space="preserve"> days prior </w:t>
        </w:r>
      </w:ins>
      <w:r w:rsidRPr="00DA16FA">
        <w:rPr>
          <w:sz w:val="24"/>
          <w:szCs w:val="24"/>
        </w:rPr>
        <w:t xml:space="preserve">written notice to Vendor.  </w:t>
      </w:r>
    </w:p>
    <w:p w14:paraId="71BEE92E" w14:textId="77777777" w:rsidR="001018B2" w:rsidRDefault="001018B2" w:rsidP="001018B2">
      <w:pPr>
        <w:pStyle w:val="BodyTextIndent3"/>
        <w:tabs>
          <w:tab w:val="left" w:pos="-1440"/>
        </w:tabs>
        <w:spacing w:after="0"/>
        <w:ind w:left="720"/>
        <w:jc w:val="both"/>
        <w:rPr>
          <w:sz w:val="24"/>
          <w:szCs w:val="24"/>
        </w:rPr>
      </w:pPr>
    </w:p>
    <w:p w14:paraId="440483FE" w14:textId="4BA40B04" w:rsidR="001018B2" w:rsidRPr="00DA16FA" w:rsidRDefault="001018B2" w:rsidP="001018B2">
      <w:pPr>
        <w:pStyle w:val="BodyTextIndent3"/>
        <w:tabs>
          <w:tab w:val="left" w:pos="-1440"/>
        </w:tabs>
        <w:spacing w:after="0"/>
        <w:ind w:left="720"/>
        <w:jc w:val="both"/>
        <w:rPr>
          <w:sz w:val="24"/>
          <w:szCs w:val="24"/>
        </w:rPr>
      </w:pPr>
      <w:r w:rsidRPr="00DA16FA">
        <w:rPr>
          <w:sz w:val="24"/>
          <w:szCs w:val="24"/>
        </w:rPr>
        <w:t>(</w:t>
      </w:r>
      <w:proofErr w:type="spellStart"/>
      <w:r>
        <w:rPr>
          <w:sz w:val="24"/>
          <w:szCs w:val="24"/>
        </w:rPr>
        <w:t>i</w:t>
      </w:r>
      <w:proofErr w:type="spellEnd"/>
      <w:r w:rsidRPr="00DA16FA">
        <w:rPr>
          <w:sz w:val="24"/>
          <w:szCs w:val="24"/>
        </w:rPr>
        <w:t>)</w:t>
      </w:r>
      <w:r w:rsidRPr="00DA16FA">
        <w:rPr>
          <w:sz w:val="24"/>
          <w:szCs w:val="24"/>
        </w:rPr>
        <w:tab/>
        <w:t>In the case of a termination</w:t>
      </w:r>
      <w:r>
        <w:rPr>
          <w:sz w:val="24"/>
          <w:szCs w:val="24"/>
        </w:rPr>
        <w:t xml:space="preserve"> </w:t>
      </w:r>
      <w:r w:rsidRPr="00DA16FA">
        <w:rPr>
          <w:sz w:val="24"/>
          <w:szCs w:val="24"/>
        </w:rPr>
        <w:t>of this Agreement in its entirety</w:t>
      </w:r>
      <w:r>
        <w:rPr>
          <w:sz w:val="24"/>
          <w:szCs w:val="24"/>
        </w:rPr>
        <w:t xml:space="preserve"> under this Section 16.2,</w:t>
      </w:r>
      <w:r w:rsidRPr="00DA16FA">
        <w:rPr>
          <w:sz w:val="24"/>
          <w:szCs w:val="24"/>
        </w:rPr>
        <w:t xml:space="preserve"> </w:t>
      </w:r>
      <w:r>
        <w:rPr>
          <w:sz w:val="24"/>
          <w:szCs w:val="24"/>
        </w:rPr>
        <w:t xml:space="preserve">(a) </w:t>
      </w:r>
      <w:r w:rsidRPr="00DA16FA">
        <w:rPr>
          <w:sz w:val="24"/>
          <w:szCs w:val="24"/>
        </w:rPr>
        <w:t xml:space="preserve">effective immediately upon receipt of such notice (“Notice Date”), </w:t>
      </w:r>
      <w:r>
        <w:rPr>
          <w:sz w:val="24"/>
          <w:szCs w:val="24"/>
        </w:rPr>
        <w:t xml:space="preserve">(X) </w:t>
      </w:r>
      <w:r w:rsidRPr="00DA16FA">
        <w:rPr>
          <w:sz w:val="24"/>
          <w:szCs w:val="24"/>
        </w:rPr>
        <w:t xml:space="preserve">Vendor shall discontinue performance of the Services contemplated hereunder and in any applicable  Schedule(s) and shall not incur any further expenses or enter into any new obligations in connection with this Agreement or </w:t>
      </w:r>
      <w:r>
        <w:rPr>
          <w:sz w:val="24"/>
          <w:szCs w:val="24"/>
        </w:rPr>
        <w:t xml:space="preserve">any </w:t>
      </w:r>
      <w:r w:rsidRPr="00DA16FA">
        <w:rPr>
          <w:sz w:val="24"/>
          <w:szCs w:val="24"/>
        </w:rPr>
        <w:t xml:space="preserve"> </w:t>
      </w:r>
      <w:r w:rsidR="008C7B42">
        <w:rPr>
          <w:sz w:val="24"/>
          <w:szCs w:val="24"/>
        </w:rPr>
        <w:t xml:space="preserve">Work </w:t>
      </w:r>
      <w:r w:rsidRPr="00DA16FA">
        <w:rPr>
          <w:sz w:val="24"/>
          <w:szCs w:val="24"/>
        </w:rPr>
        <w:t>Schedule</w:t>
      </w:r>
      <w:r>
        <w:rPr>
          <w:sz w:val="24"/>
          <w:szCs w:val="24"/>
        </w:rPr>
        <w:t>(</w:t>
      </w:r>
      <w:r w:rsidRPr="00DA16FA">
        <w:rPr>
          <w:sz w:val="24"/>
          <w:szCs w:val="24"/>
        </w:rPr>
        <w:t>s</w:t>
      </w:r>
      <w:r>
        <w:rPr>
          <w:sz w:val="24"/>
          <w:szCs w:val="24"/>
        </w:rPr>
        <w:t>) hereto</w:t>
      </w:r>
      <w:r w:rsidRPr="00DA16FA">
        <w:rPr>
          <w:sz w:val="24"/>
          <w:szCs w:val="24"/>
        </w:rPr>
        <w:t xml:space="preserve">, and </w:t>
      </w:r>
      <w:r>
        <w:rPr>
          <w:sz w:val="24"/>
          <w:szCs w:val="24"/>
        </w:rPr>
        <w:t xml:space="preserve">(Y) </w:t>
      </w:r>
      <w:r w:rsidR="0092751B">
        <w:rPr>
          <w:sz w:val="24"/>
          <w:szCs w:val="24"/>
        </w:rPr>
        <w:t>Biogen</w:t>
      </w:r>
      <w:r w:rsidRPr="00DA16FA">
        <w:rPr>
          <w:sz w:val="24"/>
          <w:szCs w:val="24"/>
        </w:rPr>
        <w:t xml:space="preserve"> shall not </w:t>
      </w:r>
      <w:r w:rsidRPr="00DA16FA">
        <w:rPr>
          <w:sz w:val="24"/>
          <w:szCs w:val="24"/>
        </w:rPr>
        <w:lastRenderedPageBreak/>
        <w:t xml:space="preserve">be liable for any such expenses incurred or </w:t>
      </w:r>
      <w:r w:rsidR="008C7B42">
        <w:rPr>
          <w:sz w:val="24"/>
          <w:szCs w:val="24"/>
        </w:rPr>
        <w:t xml:space="preserve">obligations </w:t>
      </w:r>
      <w:r w:rsidRPr="00DA16FA">
        <w:rPr>
          <w:sz w:val="24"/>
          <w:szCs w:val="24"/>
        </w:rPr>
        <w:t xml:space="preserve">entered into </w:t>
      </w:r>
      <w:r w:rsidR="008C7B42">
        <w:rPr>
          <w:sz w:val="24"/>
          <w:szCs w:val="24"/>
        </w:rPr>
        <w:t xml:space="preserve">by Vendor </w:t>
      </w:r>
      <w:r w:rsidRPr="00DA16FA">
        <w:rPr>
          <w:sz w:val="24"/>
          <w:szCs w:val="24"/>
        </w:rPr>
        <w:t>after the Notice Date</w:t>
      </w:r>
      <w:r>
        <w:rPr>
          <w:sz w:val="24"/>
          <w:szCs w:val="24"/>
        </w:rPr>
        <w:t xml:space="preserve">, </w:t>
      </w:r>
      <w:r w:rsidRPr="00DA16FA">
        <w:rPr>
          <w:sz w:val="24"/>
          <w:szCs w:val="24"/>
        </w:rPr>
        <w:t>(</w:t>
      </w:r>
      <w:r>
        <w:rPr>
          <w:sz w:val="24"/>
          <w:szCs w:val="24"/>
        </w:rPr>
        <w:t>b</w:t>
      </w:r>
      <w:r w:rsidRPr="00DA16FA">
        <w:rPr>
          <w:sz w:val="24"/>
          <w:szCs w:val="24"/>
        </w:rPr>
        <w:t xml:space="preserve">) </w:t>
      </w:r>
      <w:r w:rsidR="0092751B">
        <w:rPr>
          <w:sz w:val="24"/>
          <w:szCs w:val="24"/>
        </w:rPr>
        <w:t>Biogen</w:t>
      </w:r>
      <w:r w:rsidRPr="00DA16FA">
        <w:rPr>
          <w:sz w:val="24"/>
          <w:szCs w:val="24"/>
        </w:rPr>
        <w:t xml:space="preserve"> shall pay Vendor the full amount due to Vendor, in accordance with the applicable  </w:t>
      </w:r>
      <w:r w:rsidR="008C7B42">
        <w:rPr>
          <w:sz w:val="24"/>
          <w:szCs w:val="24"/>
        </w:rPr>
        <w:t xml:space="preserve">Work </w:t>
      </w:r>
      <w:r w:rsidRPr="00DA16FA">
        <w:rPr>
          <w:sz w:val="24"/>
          <w:szCs w:val="24"/>
        </w:rPr>
        <w:t xml:space="preserve">Schedule(s), for all Services rendered </w:t>
      </w:r>
      <w:del w:id="234" w:author="APSL Legal" w:date="2022-05-16T13:24:00Z">
        <w:r w:rsidRPr="00DA16FA" w:rsidDel="0091415F">
          <w:rPr>
            <w:sz w:val="24"/>
            <w:szCs w:val="24"/>
          </w:rPr>
          <w:delText xml:space="preserve">prior </w:delText>
        </w:r>
      </w:del>
      <w:ins w:id="235" w:author="APSL Legal" w:date="2022-05-16T13:24:00Z">
        <w:r w:rsidR="0091415F">
          <w:rPr>
            <w:sz w:val="24"/>
            <w:szCs w:val="24"/>
          </w:rPr>
          <w:t>through</w:t>
        </w:r>
      </w:ins>
      <w:del w:id="236" w:author="APSL Legal" w:date="2022-05-16T13:24:00Z">
        <w:r w:rsidRPr="00DA16FA" w:rsidDel="0091415F">
          <w:rPr>
            <w:sz w:val="24"/>
            <w:szCs w:val="24"/>
          </w:rPr>
          <w:delText>to</w:delText>
        </w:r>
      </w:del>
      <w:r w:rsidRPr="00DA16FA">
        <w:rPr>
          <w:sz w:val="24"/>
          <w:szCs w:val="24"/>
        </w:rPr>
        <w:t xml:space="preserve"> the </w:t>
      </w:r>
      <w:ins w:id="237" w:author="APSL Legal" w:date="2022-05-16T13:24:00Z">
        <w:r w:rsidR="0091415F">
          <w:rPr>
            <w:sz w:val="24"/>
            <w:szCs w:val="24"/>
          </w:rPr>
          <w:t>effective date of such termination</w:t>
        </w:r>
      </w:ins>
      <w:del w:id="238" w:author="APSL Legal" w:date="2022-05-16T13:24:00Z">
        <w:r w:rsidRPr="00DA16FA" w:rsidDel="0091415F">
          <w:rPr>
            <w:sz w:val="24"/>
            <w:szCs w:val="24"/>
          </w:rPr>
          <w:delText>Notice Date</w:delText>
        </w:r>
      </w:del>
      <w:r w:rsidRPr="00DA16FA">
        <w:rPr>
          <w:sz w:val="24"/>
          <w:szCs w:val="24"/>
        </w:rPr>
        <w:t xml:space="preserve"> and </w:t>
      </w:r>
      <w:r>
        <w:rPr>
          <w:sz w:val="24"/>
          <w:szCs w:val="24"/>
        </w:rPr>
        <w:t xml:space="preserve">(c) </w:t>
      </w:r>
      <w:r w:rsidRPr="00DA16FA">
        <w:rPr>
          <w:sz w:val="24"/>
          <w:szCs w:val="24"/>
        </w:rPr>
        <w:t xml:space="preserve">any amounts that </w:t>
      </w:r>
      <w:r w:rsidR="0092751B">
        <w:rPr>
          <w:sz w:val="24"/>
          <w:szCs w:val="24"/>
        </w:rPr>
        <w:t>Biogen</w:t>
      </w:r>
      <w:r w:rsidRPr="00DA16FA">
        <w:rPr>
          <w:sz w:val="24"/>
          <w:szCs w:val="24"/>
        </w:rPr>
        <w:t xml:space="preserve"> paid in advance for Services to be rendered after the Notice Date shall be refunded by Vendor on a pro rata basis.</w:t>
      </w:r>
    </w:p>
    <w:p w14:paraId="7C4891E5" w14:textId="77777777" w:rsidR="001018B2" w:rsidRPr="00DA16FA" w:rsidRDefault="001018B2" w:rsidP="001018B2">
      <w:pPr>
        <w:pStyle w:val="BodyTextIndent3"/>
        <w:tabs>
          <w:tab w:val="left" w:pos="-1440"/>
        </w:tabs>
        <w:spacing w:after="0"/>
        <w:ind w:left="0" w:firstLine="720"/>
        <w:jc w:val="both"/>
        <w:rPr>
          <w:sz w:val="24"/>
          <w:szCs w:val="24"/>
        </w:rPr>
      </w:pPr>
    </w:p>
    <w:p w14:paraId="0711EA3E" w14:textId="4BB690D1" w:rsidR="001018B2" w:rsidRPr="00DA16FA" w:rsidRDefault="001018B2" w:rsidP="001018B2">
      <w:pPr>
        <w:pStyle w:val="BodyTextIndent3"/>
        <w:tabs>
          <w:tab w:val="left" w:pos="-1440"/>
        </w:tabs>
        <w:spacing w:after="0"/>
        <w:ind w:left="720"/>
        <w:jc w:val="both"/>
        <w:rPr>
          <w:sz w:val="24"/>
          <w:szCs w:val="24"/>
        </w:rPr>
      </w:pPr>
      <w:r w:rsidRPr="00DA16FA">
        <w:rPr>
          <w:sz w:val="24"/>
          <w:szCs w:val="24"/>
        </w:rPr>
        <w:t>(</w:t>
      </w:r>
      <w:r>
        <w:rPr>
          <w:sz w:val="24"/>
          <w:szCs w:val="24"/>
        </w:rPr>
        <w:t>ii</w:t>
      </w:r>
      <w:r w:rsidRPr="00DA16FA">
        <w:rPr>
          <w:sz w:val="24"/>
          <w:szCs w:val="24"/>
        </w:rPr>
        <w:t>)</w:t>
      </w:r>
      <w:r w:rsidRPr="00DA16FA">
        <w:rPr>
          <w:sz w:val="24"/>
          <w:szCs w:val="24"/>
        </w:rPr>
        <w:tab/>
        <w:t xml:space="preserve">In the case of a termination </w:t>
      </w:r>
      <w:r>
        <w:rPr>
          <w:sz w:val="24"/>
          <w:szCs w:val="24"/>
        </w:rPr>
        <w:t>under this Section 16.2</w:t>
      </w:r>
      <w:r w:rsidRPr="00DA16FA">
        <w:rPr>
          <w:sz w:val="24"/>
          <w:szCs w:val="24"/>
        </w:rPr>
        <w:t xml:space="preserve"> that relates solely to a single  </w:t>
      </w:r>
      <w:r w:rsidR="008C7B42">
        <w:rPr>
          <w:sz w:val="24"/>
          <w:szCs w:val="24"/>
        </w:rPr>
        <w:t xml:space="preserve">Work </w:t>
      </w:r>
      <w:r>
        <w:rPr>
          <w:sz w:val="24"/>
          <w:szCs w:val="24"/>
        </w:rPr>
        <w:t>S</w:t>
      </w:r>
      <w:r w:rsidRPr="00DA16FA">
        <w:rPr>
          <w:sz w:val="24"/>
          <w:szCs w:val="24"/>
        </w:rPr>
        <w:t>chedule, (</w:t>
      </w:r>
      <w:r>
        <w:rPr>
          <w:sz w:val="24"/>
          <w:szCs w:val="24"/>
        </w:rPr>
        <w:t>a</w:t>
      </w:r>
      <w:r w:rsidRPr="00DA16FA">
        <w:rPr>
          <w:sz w:val="24"/>
          <w:szCs w:val="24"/>
        </w:rPr>
        <w:t xml:space="preserve">) effective immediately upon </w:t>
      </w:r>
      <w:r>
        <w:rPr>
          <w:sz w:val="24"/>
          <w:szCs w:val="24"/>
        </w:rPr>
        <w:t>the Notice Date</w:t>
      </w:r>
      <w:r w:rsidRPr="00DA16FA">
        <w:rPr>
          <w:sz w:val="24"/>
          <w:szCs w:val="24"/>
        </w:rPr>
        <w:t xml:space="preserve">, </w:t>
      </w:r>
      <w:r>
        <w:rPr>
          <w:sz w:val="24"/>
          <w:szCs w:val="24"/>
        </w:rPr>
        <w:t xml:space="preserve">(X) </w:t>
      </w:r>
      <w:r w:rsidRPr="00DA16FA">
        <w:rPr>
          <w:sz w:val="24"/>
          <w:szCs w:val="24"/>
        </w:rPr>
        <w:t xml:space="preserve">Vendor shall discontinue performance of the Services under </w:t>
      </w:r>
      <w:r>
        <w:rPr>
          <w:sz w:val="24"/>
          <w:szCs w:val="24"/>
        </w:rPr>
        <w:t>such</w:t>
      </w:r>
      <w:r w:rsidRPr="00DA16FA">
        <w:rPr>
          <w:sz w:val="24"/>
          <w:szCs w:val="24"/>
        </w:rPr>
        <w:t xml:space="preserve">  </w:t>
      </w:r>
      <w:r w:rsidR="008C7B42">
        <w:rPr>
          <w:sz w:val="24"/>
          <w:szCs w:val="24"/>
        </w:rPr>
        <w:t xml:space="preserve">Work </w:t>
      </w:r>
      <w:r w:rsidRPr="00DA16FA">
        <w:rPr>
          <w:sz w:val="24"/>
          <w:szCs w:val="24"/>
        </w:rPr>
        <w:t xml:space="preserve">Schedule and shall not incur any further expenses or enter into any new obligations in connection with such  Schedule, and </w:t>
      </w:r>
      <w:r>
        <w:rPr>
          <w:sz w:val="24"/>
          <w:szCs w:val="24"/>
        </w:rPr>
        <w:t xml:space="preserve">(Y) </w:t>
      </w:r>
      <w:r w:rsidR="0092751B">
        <w:rPr>
          <w:sz w:val="24"/>
          <w:szCs w:val="24"/>
        </w:rPr>
        <w:t>Biogen</w:t>
      </w:r>
      <w:r w:rsidRPr="00DA16FA">
        <w:rPr>
          <w:sz w:val="24"/>
          <w:szCs w:val="24"/>
        </w:rPr>
        <w:t xml:space="preserve"> shall not be liable for any such expenses incurred or </w:t>
      </w:r>
      <w:r w:rsidR="008C7B42">
        <w:rPr>
          <w:sz w:val="24"/>
          <w:szCs w:val="24"/>
        </w:rPr>
        <w:t xml:space="preserve">obligations </w:t>
      </w:r>
      <w:r w:rsidRPr="00DA16FA">
        <w:rPr>
          <w:sz w:val="24"/>
          <w:szCs w:val="24"/>
        </w:rPr>
        <w:t xml:space="preserve">entered into </w:t>
      </w:r>
      <w:r w:rsidR="008C7B42">
        <w:rPr>
          <w:sz w:val="24"/>
          <w:szCs w:val="24"/>
        </w:rPr>
        <w:t xml:space="preserve">by Vendor </w:t>
      </w:r>
      <w:r w:rsidRPr="00DA16FA">
        <w:rPr>
          <w:sz w:val="24"/>
          <w:szCs w:val="24"/>
        </w:rPr>
        <w:t>after the Notice Date, (</w:t>
      </w:r>
      <w:r>
        <w:rPr>
          <w:sz w:val="24"/>
          <w:szCs w:val="24"/>
        </w:rPr>
        <w:t>b</w:t>
      </w:r>
      <w:r w:rsidRPr="00DA16FA">
        <w:rPr>
          <w:sz w:val="24"/>
          <w:szCs w:val="24"/>
        </w:rPr>
        <w:t xml:space="preserve">) </w:t>
      </w:r>
      <w:r w:rsidR="0092751B">
        <w:rPr>
          <w:sz w:val="24"/>
          <w:szCs w:val="24"/>
        </w:rPr>
        <w:t>Biogen</w:t>
      </w:r>
      <w:r w:rsidRPr="00DA16FA">
        <w:rPr>
          <w:sz w:val="24"/>
          <w:szCs w:val="24"/>
        </w:rPr>
        <w:t xml:space="preserve"> shall pay Vendor the full amount due to Vendor, in accordance with the applicable </w:t>
      </w:r>
      <w:r w:rsidR="008C7B42">
        <w:rPr>
          <w:sz w:val="24"/>
          <w:szCs w:val="24"/>
        </w:rPr>
        <w:t xml:space="preserve">Work </w:t>
      </w:r>
      <w:r w:rsidRPr="00DA16FA">
        <w:rPr>
          <w:sz w:val="24"/>
          <w:szCs w:val="24"/>
        </w:rPr>
        <w:t xml:space="preserve">Schedule, for all Services rendered </w:t>
      </w:r>
      <w:ins w:id="239" w:author="APSL Legal" w:date="2022-05-16T13:25:00Z">
        <w:r w:rsidR="00E2476E">
          <w:rPr>
            <w:sz w:val="24"/>
            <w:szCs w:val="24"/>
          </w:rPr>
          <w:t>through</w:t>
        </w:r>
      </w:ins>
      <w:del w:id="240" w:author="APSL Legal" w:date="2022-05-16T13:25:00Z">
        <w:r w:rsidRPr="00DA16FA" w:rsidDel="00E2476E">
          <w:rPr>
            <w:sz w:val="24"/>
            <w:szCs w:val="24"/>
          </w:rPr>
          <w:delText>prior to</w:delText>
        </w:r>
      </w:del>
      <w:r w:rsidRPr="00DA16FA">
        <w:rPr>
          <w:sz w:val="24"/>
          <w:szCs w:val="24"/>
        </w:rPr>
        <w:t xml:space="preserve"> the </w:t>
      </w:r>
      <w:ins w:id="241" w:author="APSL Legal" w:date="2022-05-16T13:25:00Z">
        <w:r w:rsidR="00E2476E">
          <w:rPr>
            <w:sz w:val="24"/>
            <w:szCs w:val="24"/>
          </w:rPr>
          <w:t>effective date of such termination</w:t>
        </w:r>
      </w:ins>
      <w:del w:id="242" w:author="APSL Legal" w:date="2022-05-16T13:25:00Z">
        <w:r w:rsidRPr="00DA16FA" w:rsidDel="00E2476E">
          <w:rPr>
            <w:sz w:val="24"/>
            <w:szCs w:val="24"/>
          </w:rPr>
          <w:delText>Notice Date</w:delText>
        </w:r>
      </w:del>
      <w:r>
        <w:rPr>
          <w:sz w:val="24"/>
          <w:szCs w:val="24"/>
        </w:rPr>
        <w:t xml:space="preserve">, (c) </w:t>
      </w:r>
      <w:r w:rsidRPr="00DA16FA">
        <w:rPr>
          <w:sz w:val="24"/>
          <w:szCs w:val="24"/>
        </w:rPr>
        <w:t xml:space="preserve">any amounts that </w:t>
      </w:r>
      <w:r w:rsidR="0092751B">
        <w:rPr>
          <w:sz w:val="24"/>
          <w:szCs w:val="24"/>
        </w:rPr>
        <w:t>Biogen</w:t>
      </w:r>
      <w:r w:rsidRPr="00DA16FA">
        <w:rPr>
          <w:sz w:val="24"/>
          <w:szCs w:val="24"/>
        </w:rPr>
        <w:t xml:space="preserve"> paid in advance for Services to be rendered after the Notice Date shall be refunded by Vendor on a pro rata basis</w:t>
      </w:r>
      <w:r>
        <w:rPr>
          <w:sz w:val="24"/>
          <w:szCs w:val="24"/>
        </w:rPr>
        <w:t>,</w:t>
      </w:r>
      <w:r w:rsidRPr="00DA16FA">
        <w:rPr>
          <w:sz w:val="24"/>
          <w:szCs w:val="24"/>
        </w:rPr>
        <w:t xml:space="preserve"> and (</w:t>
      </w:r>
      <w:r>
        <w:rPr>
          <w:sz w:val="24"/>
          <w:szCs w:val="24"/>
        </w:rPr>
        <w:t>d</w:t>
      </w:r>
      <w:r w:rsidRPr="00DA16FA">
        <w:rPr>
          <w:sz w:val="24"/>
          <w:szCs w:val="24"/>
        </w:rPr>
        <w:t xml:space="preserve">) such termination shall not affect </w:t>
      </w:r>
      <w:r w:rsidRPr="00DA16FA">
        <w:rPr>
          <w:color w:val="000000"/>
          <w:sz w:val="24"/>
          <w:szCs w:val="24"/>
        </w:rPr>
        <w:t xml:space="preserve">any other </w:t>
      </w:r>
      <w:r w:rsidR="008C7B42">
        <w:rPr>
          <w:sz w:val="24"/>
          <w:szCs w:val="24"/>
        </w:rPr>
        <w:t xml:space="preserve">Work </w:t>
      </w:r>
      <w:r w:rsidRPr="00DA16FA">
        <w:rPr>
          <w:color w:val="000000"/>
          <w:sz w:val="24"/>
          <w:szCs w:val="24"/>
        </w:rPr>
        <w:t>Schedules then in effect pursuant to this Agreement, unless the parties specifically agree in writing, and this Agreement shall continue to govern such</w:t>
      </w:r>
      <w:r w:rsidR="008C7B42" w:rsidRPr="008C7B42">
        <w:rPr>
          <w:sz w:val="24"/>
          <w:szCs w:val="24"/>
        </w:rPr>
        <w:t xml:space="preserve"> </w:t>
      </w:r>
      <w:r w:rsidR="008C7B42">
        <w:rPr>
          <w:sz w:val="24"/>
          <w:szCs w:val="24"/>
        </w:rPr>
        <w:t>Work</w:t>
      </w:r>
      <w:r w:rsidRPr="00DA16FA">
        <w:rPr>
          <w:color w:val="000000"/>
          <w:sz w:val="24"/>
          <w:szCs w:val="24"/>
        </w:rPr>
        <w:t xml:space="preserve"> Schedules until they are terminated or Vendor’s performance thereunder is complete.</w:t>
      </w:r>
    </w:p>
    <w:p w14:paraId="5553FD4D" w14:textId="77777777" w:rsidR="001018B2" w:rsidRPr="00DA16FA" w:rsidRDefault="001018B2" w:rsidP="001018B2">
      <w:pPr>
        <w:pStyle w:val="BodyTextIndent3"/>
        <w:tabs>
          <w:tab w:val="left" w:pos="-1440"/>
        </w:tabs>
        <w:spacing w:after="0"/>
        <w:ind w:left="0"/>
        <w:jc w:val="both"/>
        <w:rPr>
          <w:sz w:val="24"/>
          <w:szCs w:val="24"/>
        </w:rPr>
      </w:pPr>
    </w:p>
    <w:p w14:paraId="12295655" w14:textId="77777777" w:rsidR="001018B2" w:rsidRDefault="001018B2" w:rsidP="001018B2">
      <w:pPr>
        <w:pStyle w:val="BodyTextIndent3"/>
        <w:tabs>
          <w:tab w:val="left" w:pos="-1440"/>
        </w:tabs>
        <w:spacing w:after="0"/>
        <w:ind w:left="0"/>
        <w:jc w:val="both"/>
        <w:rPr>
          <w:sz w:val="24"/>
          <w:szCs w:val="24"/>
        </w:rPr>
      </w:pPr>
      <w:r>
        <w:rPr>
          <w:sz w:val="24"/>
          <w:szCs w:val="24"/>
        </w:rPr>
        <w:t>16</w:t>
      </w:r>
      <w:r w:rsidRPr="00DA16FA">
        <w:rPr>
          <w:sz w:val="24"/>
          <w:szCs w:val="24"/>
        </w:rPr>
        <w:t>.3</w:t>
      </w:r>
      <w:r w:rsidRPr="00DA16FA">
        <w:rPr>
          <w:sz w:val="24"/>
          <w:szCs w:val="24"/>
        </w:rPr>
        <w:tab/>
      </w:r>
      <w:r>
        <w:rPr>
          <w:sz w:val="24"/>
          <w:szCs w:val="24"/>
        </w:rPr>
        <w:t>Either party</w:t>
      </w:r>
      <w:r w:rsidRPr="00DA16FA">
        <w:rPr>
          <w:sz w:val="24"/>
          <w:szCs w:val="24"/>
        </w:rPr>
        <w:t xml:space="preserve"> </w:t>
      </w:r>
      <w:r>
        <w:rPr>
          <w:sz w:val="24"/>
          <w:szCs w:val="24"/>
        </w:rPr>
        <w:t xml:space="preserve">(the “Terminating Party”) </w:t>
      </w:r>
      <w:r w:rsidRPr="00DA16FA">
        <w:rPr>
          <w:sz w:val="24"/>
          <w:szCs w:val="24"/>
        </w:rPr>
        <w:t>may t</w:t>
      </w:r>
      <w:r>
        <w:rPr>
          <w:sz w:val="24"/>
          <w:szCs w:val="24"/>
        </w:rPr>
        <w:t xml:space="preserve">erminate this Agreement or any </w:t>
      </w:r>
      <w:r w:rsidR="008C7B42">
        <w:rPr>
          <w:sz w:val="24"/>
          <w:szCs w:val="24"/>
        </w:rPr>
        <w:t xml:space="preserve">Work </w:t>
      </w:r>
      <w:r w:rsidRPr="00DA16FA">
        <w:rPr>
          <w:sz w:val="24"/>
          <w:szCs w:val="24"/>
        </w:rPr>
        <w:t xml:space="preserve">Schedule in the event of a </w:t>
      </w:r>
      <w:r>
        <w:rPr>
          <w:sz w:val="24"/>
          <w:szCs w:val="24"/>
        </w:rPr>
        <w:t xml:space="preserve">material </w:t>
      </w:r>
      <w:r w:rsidRPr="00DA16FA">
        <w:rPr>
          <w:sz w:val="24"/>
          <w:szCs w:val="24"/>
        </w:rPr>
        <w:t>breach or d</w:t>
      </w:r>
      <w:r>
        <w:rPr>
          <w:sz w:val="24"/>
          <w:szCs w:val="24"/>
        </w:rPr>
        <w:t>efault of this Agreement or any</w:t>
      </w:r>
      <w:r w:rsidR="008C7B42" w:rsidRPr="008C7B42">
        <w:rPr>
          <w:sz w:val="24"/>
          <w:szCs w:val="24"/>
        </w:rPr>
        <w:t xml:space="preserve"> </w:t>
      </w:r>
      <w:r w:rsidR="008C7B42">
        <w:rPr>
          <w:sz w:val="24"/>
          <w:szCs w:val="24"/>
        </w:rPr>
        <w:t xml:space="preserve">Work </w:t>
      </w:r>
      <w:r w:rsidRPr="00DA16FA">
        <w:rPr>
          <w:sz w:val="24"/>
          <w:szCs w:val="24"/>
        </w:rPr>
        <w:t xml:space="preserve">Schedule by </w:t>
      </w:r>
      <w:r>
        <w:rPr>
          <w:sz w:val="24"/>
          <w:szCs w:val="24"/>
        </w:rPr>
        <w:t xml:space="preserve">the other party (the “Breaching Party”); </w:t>
      </w:r>
      <w:r w:rsidRPr="00DA16FA">
        <w:rPr>
          <w:sz w:val="24"/>
          <w:szCs w:val="24"/>
        </w:rPr>
        <w:t>provided</w:t>
      </w:r>
      <w:r>
        <w:rPr>
          <w:sz w:val="24"/>
          <w:szCs w:val="24"/>
        </w:rPr>
        <w:t>,</w:t>
      </w:r>
      <w:r w:rsidRPr="00DA16FA">
        <w:rPr>
          <w:sz w:val="24"/>
          <w:szCs w:val="24"/>
        </w:rPr>
        <w:t xml:space="preserve"> that </w:t>
      </w:r>
      <w:r>
        <w:rPr>
          <w:sz w:val="24"/>
          <w:szCs w:val="24"/>
        </w:rPr>
        <w:t>the Terminating Party</w:t>
      </w:r>
      <w:r w:rsidRPr="00DA16FA">
        <w:rPr>
          <w:sz w:val="24"/>
          <w:szCs w:val="24"/>
        </w:rPr>
        <w:t xml:space="preserve"> provides written notice to </w:t>
      </w:r>
      <w:r>
        <w:rPr>
          <w:sz w:val="24"/>
          <w:szCs w:val="24"/>
        </w:rPr>
        <w:t>the Breaching Party</w:t>
      </w:r>
      <w:r w:rsidRPr="00DA16FA">
        <w:rPr>
          <w:sz w:val="24"/>
          <w:szCs w:val="24"/>
        </w:rPr>
        <w:t xml:space="preserve"> of </w:t>
      </w:r>
      <w:r>
        <w:rPr>
          <w:sz w:val="24"/>
          <w:szCs w:val="24"/>
        </w:rPr>
        <w:t>such</w:t>
      </w:r>
      <w:r w:rsidRPr="00DA16FA">
        <w:rPr>
          <w:sz w:val="24"/>
          <w:szCs w:val="24"/>
        </w:rPr>
        <w:t xml:space="preserve"> breach and provides </w:t>
      </w:r>
      <w:r>
        <w:rPr>
          <w:sz w:val="24"/>
          <w:szCs w:val="24"/>
        </w:rPr>
        <w:t>the Breaching Party with</w:t>
      </w:r>
      <w:r w:rsidRPr="00DA16FA">
        <w:rPr>
          <w:sz w:val="24"/>
          <w:szCs w:val="24"/>
        </w:rPr>
        <w:t xml:space="preserve"> an opportunity to cure the breach</w:t>
      </w:r>
      <w:r>
        <w:rPr>
          <w:sz w:val="24"/>
          <w:szCs w:val="24"/>
        </w:rPr>
        <w:t xml:space="preserve">.  If </w:t>
      </w:r>
      <w:r w:rsidRPr="00DA16FA">
        <w:rPr>
          <w:sz w:val="24"/>
          <w:szCs w:val="24"/>
        </w:rPr>
        <w:t xml:space="preserve">such breach is not cured </w:t>
      </w:r>
      <w:r w:rsidR="008C7B42">
        <w:rPr>
          <w:sz w:val="24"/>
          <w:szCs w:val="24"/>
        </w:rPr>
        <w:t>to the satisfaction of the Terminating Party</w:t>
      </w:r>
      <w:r w:rsidR="00C925FA">
        <w:rPr>
          <w:sz w:val="24"/>
          <w:szCs w:val="24"/>
        </w:rPr>
        <w:t xml:space="preserve"> </w:t>
      </w:r>
      <w:r w:rsidRPr="00DA16FA">
        <w:rPr>
          <w:sz w:val="24"/>
          <w:szCs w:val="24"/>
        </w:rPr>
        <w:t xml:space="preserve">within thirty (30) days of </w:t>
      </w:r>
      <w:r>
        <w:rPr>
          <w:sz w:val="24"/>
          <w:szCs w:val="24"/>
        </w:rPr>
        <w:t>the Breaching Party’s</w:t>
      </w:r>
      <w:r w:rsidRPr="00DA16FA">
        <w:rPr>
          <w:sz w:val="24"/>
          <w:szCs w:val="24"/>
        </w:rPr>
        <w:t xml:space="preserve"> receipt of notice of the breach, the Agreement or </w:t>
      </w:r>
      <w:r>
        <w:rPr>
          <w:sz w:val="24"/>
          <w:szCs w:val="24"/>
        </w:rPr>
        <w:t>the relevant</w:t>
      </w:r>
      <w:r w:rsidRPr="00DA16FA">
        <w:rPr>
          <w:sz w:val="24"/>
          <w:szCs w:val="24"/>
        </w:rPr>
        <w:t xml:space="preserve"> Schedule shall terminate effective immediately</w:t>
      </w:r>
      <w:r>
        <w:rPr>
          <w:sz w:val="24"/>
          <w:szCs w:val="24"/>
        </w:rPr>
        <w:t xml:space="preserve"> (“Termination Effective Date”)</w:t>
      </w:r>
      <w:r w:rsidRPr="00DA16FA">
        <w:rPr>
          <w:sz w:val="24"/>
          <w:szCs w:val="24"/>
        </w:rPr>
        <w:t xml:space="preserve">.  </w:t>
      </w:r>
    </w:p>
    <w:p w14:paraId="56E1A8CF" w14:textId="77777777" w:rsidR="001018B2" w:rsidRDefault="001018B2" w:rsidP="001018B2">
      <w:pPr>
        <w:pStyle w:val="BodyTextIndent3"/>
        <w:tabs>
          <w:tab w:val="left" w:pos="-1440"/>
        </w:tabs>
        <w:spacing w:after="0"/>
        <w:ind w:left="0"/>
        <w:jc w:val="both"/>
        <w:rPr>
          <w:sz w:val="24"/>
          <w:szCs w:val="24"/>
        </w:rPr>
      </w:pPr>
    </w:p>
    <w:p w14:paraId="2A15F44D" w14:textId="4A00BA3B" w:rsidR="001018B2" w:rsidRDefault="001018B2" w:rsidP="001018B2">
      <w:pPr>
        <w:pStyle w:val="BodyTextIndent3"/>
        <w:tabs>
          <w:tab w:val="left" w:pos="-1440"/>
        </w:tabs>
        <w:spacing w:after="0"/>
        <w:ind w:left="720" w:hanging="720"/>
        <w:jc w:val="both"/>
        <w:rPr>
          <w:color w:val="000000"/>
          <w:sz w:val="24"/>
          <w:szCs w:val="24"/>
        </w:rPr>
      </w:pPr>
      <w:r>
        <w:rPr>
          <w:sz w:val="24"/>
          <w:szCs w:val="24"/>
        </w:rPr>
        <w:tab/>
      </w:r>
      <w:r w:rsidRPr="0055656D">
        <w:rPr>
          <w:sz w:val="24"/>
          <w:szCs w:val="24"/>
        </w:rPr>
        <w:t>(</w:t>
      </w:r>
      <w:proofErr w:type="spellStart"/>
      <w:r w:rsidRPr="0055656D">
        <w:rPr>
          <w:sz w:val="24"/>
          <w:szCs w:val="24"/>
        </w:rPr>
        <w:t>i</w:t>
      </w:r>
      <w:proofErr w:type="spellEnd"/>
      <w:r w:rsidRPr="0055656D">
        <w:rPr>
          <w:sz w:val="24"/>
          <w:szCs w:val="24"/>
        </w:rPr>
        <w:t>)</w:t>
      </w:r>
      <w:r w:rsidRPr="0055656D">
        <w:rPr>
          <w:sz w:val="24"/>
          <w:szCs w:val="24"/>
        </w:rPr>
        <w:tab/>
        <w:t xml:space="preserve">In the event of a termination by </w:t>
      </w:r>
      <w:r w:rsidR="0092751B">
        <w:rPr>
          <w:sz w:val="24"/>
          <w:szCs w:val="24"/>
        </w:rPr>
        <w:t>Biogen</w:t>
      </w:r>
      <w:r w:rsidRPr="0055656D">
        <w:rPr>
          <w:sz w:val="24"/>
          <w:szCs w:val="24"/>
        </w:rPr>
        <w:t xml:space="preserve"> under this Section </w:t>
      </w:r>
      <w:r>
        <w:rPr>
          <w:sz w:val="24"/>
          <w:szCs w:val="24"/>
        </w:rPr>
        <w:t>16</w:t>
      </w:r>
      <w:r w:rsidRPr="0055656D">
        <w:rPr>
          <w:sz w:val="24"/>
          <w:szCs w:val="24"/>
        </w:rPr>
        <w:t xml:space="preserve">.3, </w:t>
      </w:r>
      <w:r w:rsidR="0092751B">
        <w:rPr>
          <w:sz w:val="24"/>
          <w:szCs w:val="24"/>
        </w:rPr>
        <w:t>Biogen</w:t>
      </w:r>
      <w:r w:rsidRPr="0055656D">
        <w:rPr>
          <w:sz w:val="24"/>
          <w:szCs w:val="24"/>
        </w:rPr>
        <w:t xml:space="preserve"> shall pay Vendor the full amount due to Vendor, in accordanc</w:t>
      </w:r>
      <w:r>
        <w:rPr>
          <w:sz w:val="24"/>
          <w:szCs w:val="24"/>
        </w:rPr>
        <w:t xml:space="preserve">e with the applicable </w:t>
      </w:r>
      <w:r w:rsidR="008C7B42">
        <w:rPr>
          <w:sz w:val="24"/>
          <w:szCs w:val="24"/>
        </w:rPr>
        <w:t xml:space="preserve">Work </w:t>
      </w:r>
      <w:r w:rsidRPr="0055656D">
        <w:rPr>
          <w:sz w:val="24"/>
          <w:szCs w:val="24"/>
        </w:rPr>
        <w:t xml:space="preserve">Schedule(s), for all Services rendered and expenses actually and reasonably incurred </w:t>
      </w:r>
      <w:ins w:id="243" w:author="APSL Legal" w:date="2022-05-16T13:26:00Z">
        <w:r w:rsidR="00FF3FDD">
          <w:rPr>
            <w:sz w:val="24"/>
            <w:szCs w:val="24"/>
          </w:rPr>
          <w:t>through the effective date of such termination</w:t>
        </w:r>
      </w:ins>
      <w:del w:id="244" w:author="APSL Legal" w:date="2022-05-16T13:26:00Z">
        <w:r w:rsidRPr="0055656D" w:rsidDel="00FF3FDD">
          <w:rPr>
            <w:sz w:val="24"/>
            <w:szCs w:val="24"/>
          </w:rPr>
          <w:delText xml:space="preserve">prior </w:delText>
        </w:r>
        <w:r w:rsidRPr="0055656D" w:rsidDel="00FF3FDD">
          <w:rPr>
            <w:color w:val="000000"/>
            <w:sz w:val="24"/>
            <w:szCs w:val="24"/>
          </w:rPr>
          <w:delText xml:space="preserve">to the date </w:delText>
        </w:r>
        <w:r w:rsidR="0092751B" w:rsidDel="00FF3FDD">
          <w:rPr>
            <w:color w:val="000000"/>
            <w:sz w:val="24"/>
            <w:szCs w:val="24"/>
          </w:rPr>
          <w:delText>Biogen</w:delText>
        </w:r>
        <w:r w:rsidDel="00FF3FDD">
          <w:rPr>
            <w:color w:val="000000"/>
            <w:sz w:val="24"/>
            <w:szCs w:val="24"/>
          </w:rPr>
          <w:delText xml:space="preserve"> provides notice to Vendor</w:delText>
        </w:r>
        <w:r w:rsidRPr="0055656D" w:rsidDel="00FF3FDD">
          <w:rPr>
            <w:color w:val="000000"/>
            <w:sz w:val="24"/>
            <w:szCs w:val="24"/>
          </w:rPr>
          <w:delText xml:space="preserve"> of Vendor’s breach</w:delText>
        </w:r>
      </w:del>
      <w:r w:rsidRPr="0055656D">
        <w:rPr>
          <w:color w:val="000000"/>
          <w:sz w:val="24"/>
          <w:szCs w:val="24"/>
        </w:rPr>
        <w:t xml:space="preserve">, but shall not be liable for any amounts incurred thereafter. </w:t>
      </w:r>
    </w:p>
    <w:p w14:paraId="274A056A" w14:textId="77777777" w:rsidR="008C7B42" w:rsidRDefault="008C7B42" w:rsidP="001018B2">
      <w:pPr>
        <w:pStyle w:val="BodyTextIndent3"/>
        <w:tabs>
          <w:tab w:val="left" w:pos="-1440"/>
        </w:tabs>
        <w:spacing w:after="0"/>
        <w:ind w:left="720" w:hanging="720"/>
        <w:jc w:val="both"/>
        <w:rPr>
          <w:sz w:val="24"/>
          <w:szCs w:val="24"/>
        </w:rPr>
      </w:pPr>
    </w:p>
    <w:p w14:paraId="5DBE8C5F" w14:textId="7BB596E7" w:rsidR="001018B2" w:rsidRPr="00DA16FA" w:rsidRDefault="001018B2" w:rsidP="001018B2">
      <w:pPr>
        <w:pStyle w:val="BodyTextIndent3"/>
        <w:tabs>
          <w:tab w:val="left" w:pos="-1440"/>
        </w:tabs>
        <w:spacing w:after="0"/>
        <w:ind w:left="720" w:hanging="720"/>
        <w:jc w:val="both"/>
        <w:rPr>
          <w:sz w:val="24"/>
          <w:szCs w:val="24"/>
        </w:rPr>
      </w:pPr>
      <w:r>
        <w:rPr>
          <w:sz w:val="24"/>
          <w:szCs w:val="24"/>
        </w:rPr>
        <w:tab/>
        <w:t>(ii)</w:t>
      </w:r>
      <w:r>
        <w:rPr>
          <w:sz w:val="24"/>
          <w:szCs w:val="24"/>
        </w:rPr>
        <w:tab/>
      </w:r>
      <w:r w:rsidRPr="00DA16FA">
        <w:rPr>
          <w:sz w:val="24"/>
          <w:szCs w:val="24"/>
        </w:rPr>
        <w:t xml:space="preserve">In the event of a termination </w:t>
      </w:r>
      <w:r>
        <w:rPr>
          <w:sz w:val="24"/>
          <w:szCs w:val="24"/>
        </w:rPr>
        <w:t>by Vendor under this Section 16</w:t>
      </w:r>
      <w:r w:rsidRPr="00DA16FA">
        <w:rPr>
          <w:sz w:val="24"/>
          <w:szCs w:val="24"/>
        </w:rPr>
        <w:t xml:space="preserve">.3, </w:t>
      </w:r>
      <w:r w:rsidR="0092751B">
        <w:rPr>
          <w:sz w:val="24"/>
          <w:szCs w:val="24"/>
        </w:rPr>
        <w:t>Biogen</w:t>
      </w:r>
      <w:r w:rsidRPr="00DA16FA">
        <w:rPr>
          <w:sz w:val="24"/>
          <w:szCs w:val="24"/>
        </w:rPr>
        <w:t xml:space="preserve"> shall </w:t>
      </w:r>
      <w:r>
        <w:rPr>
          <w:sz w:val="24"/>
          <w:szCs w:val="24"/>
        </w:rPr>
        <w:t xml:space="preserve">remain liable to </w:t>
      </w:r>
      <w:r w:rsidRPr="00DA16FA">
        <w:rPr>
          <w:sz w:val="24"/>
          <w:szCs w:val="24"/>
        </w:rPr>
        <w:t>Vendor the full amount due to Vendor, in accordance with the applicable</w:t>
      </w:r>
      <w:r w:rsidR="008C7B42" w:rsidRPr="008C7B42">
        <w:rPr>
          <w:sz w:val="24"/>
          <w:szCs w:val="24"/>
        </w:rPr>
        <w:t xml:space="preserve"> </w:t>
      </w:r>
      <w:r w:rsidR="008C7B42">
        <w:rPr>
          <w:sz w:val="24"/>
          <w:szCs w:val="24"/>
        </w:rPr>
        <w:t>Work</w:t>
      </w:r>
      <w:r w:rsidRPr="00DA16FA">
        <w:rPr>
          <w:sz w:val="24"/>
          <w:szCs w:val="24"/>
        </w:rPr>
        <w:t xml:space="preserve"> Schedule(s), for all Services </w:t>
      </w:r>
      <w:r>
        <w:rPr>
          <w:sz w:val="24"/>
          <w:szCs w:val="24"/>
        </w:rPr>
        <w:t xml:space="preserve">rendered and expenses actually and reasonably incurred by Vendor </w:t>
      </w:r>
      <w:del w:id="245" w:author="APSL Legal" w:date="2022-05-16T13:26:00Z">
        <w:r w:rsidDel="00FF3FDD">
          <w:rPr>
            <w:sz w:val="24"/>
            <w:szCs w:val="24"/>
          </w:rPr>
          <w:delText>prior to</w:delText>
        </w:r>
      </w:del>
      <w:ins w:id="246" w:author="APSL Legal" w:date="2022-05-16T13:26:00Z">
        <w:r w:rsidR="00FF3FDD">
          <w:rPr>
            <w:sz w:val="24"/>
            <w:szCs w:val="24"/>
          </w:rPr>
          <w:t>through</w:t>
        </w:r>
      </w:ins>
      <w:r>
        <w:rPr>
          <w:sz w:val="24"/>
          <w:szCs w:val="24"/>
        </w:rPr>
        <w:t xml:space="preserve"> the Termination Effective Date.</w:t>
      </w:r>
    </w:p>
    <w:p w14:paraId="721C02AF" w14:textId="77777777" w:rsidR="001018B2" w:rsidRPr="00DA16FA" w:rsidRDefault="001018B2" w:rsidP="001018B2">
      <w:pPr>
        <w:pStyle w:val="BodyTextIndent3"/>
        <w:tabs>
          <w:tab w:val="left" w:pos="-1440"/>
        </w:tabs>
        <w:spacing w:after="0"/>
        <w:ind w:left="0"/>
        <w:jc w:val="both"/>
        <w:rPr>
          <w:sz w:val="24"/>
          <w:szCs w:val="24"/>
        </w:rPr>
      </w:pPr>
    </w:p>
    <w:p w14:paraId="379FDC2D" w14:textId="77777777" w:rsidR="001018B2" w:rsidRPr="00DA16FA" w:rsidRDefault="001018B2" w:rsidP="001018B2">
      <w:pPr>
        <w:widowControl w:val="0"/>
        <w:jc w:val="both"/>
        <w:rPr>
          <w:snapToGrid w:val="0"/>
          <w:sz w:val="24"/>
          <w:szCs w:val="24"/>
        </w:rPr>
      </w:pPr>
      <w:r>
        <w:rPr>
          <w:sz w:val="24"/>
          <w:szCs w:val="24"/>
        </w:rPr>
        <w:t>16</w:t>
      </w:r>
      <w:r w:rsidRPr="00DA16FA">
        <w:rPr>
          <w:sz w:val="24"/>
          <w:szCs w:val="24"/>
        </w:rPr>
        <w:t>.4</w:t>
      </w:r>
      <w:r w:rsidRPr="00DA16FA">
        <w:rPr>
          <w:sz w:val="24"/>
          <w:szCs w:val="24"/>
        </w:rPr>
        <w:tab/>
        <w:t xml:space="preserve">The provisions contained in Sections </w:t>
      </w:r>
      <w:r w:rsidR="008C7B42">
        <w:rPr>
          <w:sz w:val="24"/>
          <w:szCs w:val="24"/>
        </w:rPr>
        <w:t xml:space="preserve">1, </w:t>
      </w:r>
      <w:r w:rsidRPr="00DA16FA">
        <w:rPr>
          <w:sz w:val="24"/>
          <w:szCs w:val="24"/>
        </w:rPr>
        <w:t xml:space="preserve">3, 4, 5, </w:t>
      </w:r>
      <w:r>
        <w:rPr>
          <w:sz w:val="24"/>
          <w:szCs w:val="24"/>
        </w:rPr>
        <w:t>6, 8</w:t>
      </w:r>
      <w:r w:rsidRPr="00DA16FA">
        <w:rPr>
          <w:sz w:val="24"/>
          <w:szCs w:val="24"/>
        </w:rPr>
        <w:t>,</w:t>
      </w:r>
      <w:r w:rsidR="008C7B42">
        <w:rPr>
          <w:sz w:val="24"/>
          <w:szCs w:val="24"/>
        </w:rPr>
        <w:t xml:space="preserve"> 11,12,</w:t>
      </w:r>
      <w:r w:rsidRPr="00DA16FA">
        <w:rPr>
          <w:sz w:val="24"/>
          <w:szCs w:val="24"/>
        </w:rPr>
        <w:t xml:space="preserve"> </w:t>
      </w:r>
      <w:r w:rsidR="008C7B42">
        <w:rPr>
          <w:sz w:val="24"/>
          <w:szCs w:val="24"/>
        </w:rPr>
        <w:t>13, 15</w:t>
      </w:r>
      <w:r>
        <w:rPr>
          <w:sz w:val="24"/>
          <w:szCs w:val="24"/>
        </w:rPr>
        <w:t>,</w:t>
      </w:r>
      <w:r w:rsidR="008C7B42">
        <w:rPr>
          <w:sz w:val="24"/>
          <w:szCs w:val="24"/>
        </w:rPr>
        <w:t xml:space="preserve"> 16, 18, </w:t>
      </w:r>
      <w:r>
        <w:rPr>
          <w:sz w:val="24"/>
          <w:szCs w:val="24"/>
        </w:rPr>
        <w:t>20</w:t>
      </w:r>
      <w:r w:rsidR="008C7B42">
        <w:rPr>
          <w:sz w:val="24"/>
          <w:szCs w:val="24"/>
        </w:rPr>
        <w:t>, 24, 26 and 27</w:t>
      </w:r>
      <w:r w:rsidRPr="00DA16FA">
        <w:rPr>
          <w:sz w:val="24"/>
          <w:szCs w:val="24"/>
        </w:rPr>
        <w:t xml:space="preserve"> of this Agreement shall survive the expiration or termination of this Agreement</w:t>
      </w:r>
      <w:r w:rsidRPr="00DA16FA">
        <w:rPr>
          <w:snapToGrid w:val="0"/>
          <w:sz w:val="24"/>
          <w:szCs w:val="24"/>
        </w:rPr>
        <w:t xml:space="preserve">. </w:t>
      </w:r>
    </w:p>
    <w:p w14:paraId="0ACE73B5" w14:textId="77777777" w:rsidR="001018B2" w:rsidRPr="00DA16FA" w:rsidRDefault="001018B2" w:rsidP="001018B2">
      <w:pPr>
        <w:widowControl w:val="0"/>
        <w:jc w:val="both"/>
        <w:rPr>
          <w:snapToGrid w:val="0"/>
          <w:sz w:val="24"/>
          <w:szCs w:val="24"/>
        </w:rPr>
      </w:pPr>
    </w:p>
    <w:p w14:paraId="2D399390" w14:textId="77777777" w:rsidR="001018B2" w:rsidRPr="00DA16FA" w:rsidRDefault="001018B2" w:rsidP="001018B2">
      <w:pPr>
        <w:widowControl w:val="0"/>
        <w:jc w:val="both"/>
        <w:rPr>
          <w:snapToGrid w:val="0"/>
          <w:sz w:val="24"/>
          <w:szCs w:val="24"/>
        </w:rPr>
      </w:pPr>
      <w:r w:rsidRPr="00DA16FA">
        <w:rPr>
          <w:bCs/>
          <w:sz w:val="24"/>
          <w:szCs w:val="24"/>
        </w:rPr>
        <w:t>1</w:t>
      </w:r>
      <w:r>
        <w:rPr>
          <w:bCs/>
          <w:sz w:val="24"/>
          <w:szCs w:val="24"/>
        </w:rPr>
        <w:t>7</w:t>
      </w:r>
      <w:r w:rsidRPr="00DA16FA">
        <w:rPr>
          <w:bCs/>
          <w:sz w:val="24"/>
          <w:szCs w:val="24"/>
        </w:rPr>
        <w:t>.</w:t>
      </w:r>
      <w:r w:rsidRPr="00DA16FA">
        <w:rPr>
          <w:b/>
          <w:bCs/>
          <w:sz w:val="24"/>
          <w:szCs w:val="24"/>
        </w:rPr>
        <w:tab/>
      </w:r>
      <w:r w:rsidRPr="00DA16FA">
        <w:rPr>
          <w:b/>
          <w:bCs/>
          <w:smallCaps/>
          <w:sz w:val="24"/>
          <w:szCs w:val="24"/>
        </w:rPr>
        <w:t>Assignment</w:t>
      </w:r>
    </w:p>
    <w:p w14:paraId="14DEC69E" w14:textId="77777777" w:rsidR="001018B2" w:rsidRPr="00DA16FA" w:rsidRDefault="001018B2" w:rsidP="001018B2">
      <w:pPr>
        <w:pStyle w:val="BodyTextIndent3"/>
        <w:keepNext/>
        <w:keepLines/>
        <w:spacing w:after="0"/>
        <w:ind w:left="0"/>
        <w:jc w:val="both"/>
        <w:rPr>
          <w:sz w:val="24"/>
          <w:szCs w:val="24"/>
        </w:rPr>
      </w:pPr>
    </w:p>
    <w:p w14:paraId="417663EE" w14:textId="323329B0" w:rsidR="001018B2" w:rsidRPr="00DA16FA" w:rsidRDefault="001018B2" w:rsidP="001018B2">
      <w:pPr>
        <w:pStyle w:val="BodyTextIndent3"/>
        <w:spacing w:after="0"/>
        <w:ind w:left="0"/>
        <w:jc w:val="both"/>
        <w:rPr>
          <w:sz w:val="24"/>
          <w:szCs w:val="24"/>
        </w:rPr>
      </w:pPr>
      <w:r w:rsidRPr="00DA16FA">
        <w:rPr>
          <w:sz w:val="24"/>
          <w:szCs w:val="24"/>
        </w:rPr>
        <w:t>1</w:t>
      </w:r>
      <w:r>
        <w:rPr>
          <w:sz w:val="24"/>
          <w:szCs w:val="24"/>
        </w:rPr>
        <w:t>7</w:t>
      </w:r>
      <w:r w:rsidRPr="00DA16FA">
        <w:rPr>
          <w:sz w:val="24"/>
          <w:szCs w:val="24"/>
        </w:rPr>
        <w:t>.1</w:t>
      </w:r>
      <w:r w:rsidRPr="00DA16FA">
        <w:rPr>
          <w:sz w:val="24"/>
          <w:szCs w:val="24"/>
        </w:rPr>
        <w:tab/>
        <w:t>Neither party may assign or otherwise transfer any right or delegate any obligati</w:t>
      </w:r>
      <w:r>
        <w:rPr>
          <w:sz w:val="24"/>
          <w:szCs w:val="24"/>
        </w:rPr>
        <w:t xml:space="preserve">on under this Agreement or any </w:t>
      </w:r>
      <w:r w:rsidR="008C7B42">
        <w:rPr>
          <w:sz w:val="24"/>
          <w:szCs w:val="24"/>
        </w:rPr>
        <w:t xml:space="preserve">Work </w:t>
      </w:r>
      <w:r w:rsidRPr="00DA16FA">
        <w:rPr>
          <w:sz w:val="24"/>
          <w:szCs w:val="24"/>
        </w:rPr>
        <w:t xml:space="preserve">Schedule without the prior written consent of the other party, except that </w:t>
      </w:r>
      <w:ins w:id="247" w:author="APSL Legal" w:date="2022-05-16T13:26:00Z">
        <w:r w:rsidR="00172B24">
          <w:rPr>
            <w:sz w:val="24"/>
            <w:szCs w:val="24"/>
          </w:rPr>
          <w:t>a party</w:t>
        </w:r>
      </w:ins>
      <w:del w:id="248" w:author="APSL Legal" w:date="2022-05-16T13:26:00Z">
        <w:r w:rsidR="0092751B" w:rsidDel="00172B24">
          <w:rPr>
            <w:sz w:val="24"/>
            <w:szCs w:val="24"/>
          </w:rPr>
          <w:delText>Biogen</w:delText>
        </w:r>
      </w:del>
      <w:r w:rsidRPr="00DA16FA">
        <w:rPr>
          <w:sz w:val="24"/>
          <w:szCs w:val="24"/>
        </w:rPr>
        <w:t xml:space="preserve"> may transfer its rights and obligations to </w:t>
      </w:r>
      <w:r>
        <w:rPr>
          <w:sz w:val="24"/>
          <w:szCs w:val="24"/>
        </w:rPr>
        <w:t>(</w:t>
      </w:r>
      <w:proofErr w:type="spellStart"/>
      <w:r>
        <w:rPr>
          <w:sz w:val="24"/>
          <w:szCs w:val="24"/>
        </w:rPr>
        <w:t>i</w:t>
      </w:r>
      <w:proofErr w:type="spellEnd"/>
      <w:r>
        <w:rPr>
          <w:sz w:val="24"/>
          <w:szCs w:val="24"/>
        </w:rPr>
        <w:t>) a</w:t>
      </w:r>
      <w:r w:rsidRPr="00DA16FA">
        <w:rPr>
          <w:sz w:val="24"/>
          <w:szCs w:val="24"/>
        </w:rPr>
        <w:t xml:space="preserve"> successor</w:t>
      </w:r>
      <w:r>
        <w:rPr>
          <w:sz w:val="24"/>
          <w:szCs w:val="24"/>
        </w:rPr>
        <w:t xml:space="preserve"> in interest or transferee of all of substantially all of its assets and business to which the subject matter of this Agreement relates or (ii) </w:t>
      </w:r>
      <w:r w:rsidRPr="00DA16FA">
        <w:rPr>
          <w:sz w:val="24"/>
          <w:szCs w:val="24"/>
        </w:rPr>
        <w:t>to any of its affiliates</w:t>
      </w:r>
      <w:ins w:id="249" w:author="APSL Legal" w:date="2022-05-16T13:26:00Z">
        <w:r w:rsidR="00172B24">
          <w:rPr>
            <w:sz w:val="24"/>
            <w:szCs w:val="24"/>
          </w:rPr>
          <w:t>; upon providing prior written notice of such assignment</w:t>
        </w:r>
      </w:ins>
      <w:ins w:id="250" w:author="APSL Legal" w:date="2022-05-16T13:27:00Z">
        <w:r w:rsidR="00172B24">
          <w:rPr>
            <w:sz w:val="24"/>
            <w:szCs w:val="24"/>
          </w:rPr>
          <w:t xml:space="preserve"> to the other party</w:t>
        </w:r>
      </w:ins>
      <w:r w:rsidRPr="00DA16FA">
        <w:rPr>
          <w:sz w:val="24"/>
          <w:szCs w:val="24"/>
        </w:rPr>
        <w:t>.</w:t>
      </w:r>
    </w:p>
    <w:p w14:paraId="75E474B4" w14:textId="77777777" w:rsidR="001018B2" w:rsidRDefault="001018B2" w:rsidP="001018B2">
      <w:pPr>
        <w:pStyle w:val="BodyTextIndent3"/>
        <w:spacing w:after="0"/>
        <w:ind w:left="0"/>
        <w:jc w:val="both"/>
        <w:rPr>
          <w:sz w:val="24"/>
          <w:szCs w:val="24"/>
        </w:rPr>
      </w:pPr>
    </w:p>
    <w:p w14:paraId="585E1606" w14:textId="77777777" w:rsidR="001018B2" w:rsidRPr="00DA16FA" w:rsidRDefault="001018B2" w:rsidP="001018B2">
      <w:pPr>
        <w:widowControl w:val="0"/>
        <w:jc w:val="both"/>
        <w:rPr>
          <w:smallCaps/>
          <w:snapToGrid w:val="0"/>
          <w:sz w:val="24"/>
          <w:szCs w:val="24"/>
        </w:rPr>
      </w:pPr>
      <w:r w:rsidRPr="00DA16FA">
        <w:rPr>
          <w:snapToGrid w:val="0"/>
          <w:sz w:val="24"/>
          <w:szCs w:val="24"/>
        </w:rPr>
        <w:t>1</w:t>
      </w:r>
      <w:r>
        <w:rPr>
          <w:snapToGrid w:val="0"/>
          <w:sz w:val="24"/>
          <w:szCs w:val="24"/>
        </w:rPr>
        <w:t>8</w:t>
      </w:r>
      <w:r w:rsidRPr="00DA16FA">
        <w:rPr>
          <w:snapToGrid w:val="0"/>
          <w:sz w:val="24"/>
          <w:szCs w:val="24"/>
        </w:rPr>
        <w:t>.</w:t>
      </w:r>
      <w:r w:rsidRPr="00DA16FA">
        <w:rPr>
          <w:snapToGrid w:val="0"/>
          <w:sz w:val="24"/>
          <w:szCs w:val="24"/>
        </w:rPr>
        <w:tab/>
      </w:r>
      <w:r w:rsidRPr="00DA16FA">
        <w:rPr>
          <w:b/>
          <w:bCs/>
          <w:smallCaps/>
          <w:snapToGrid w:val="0"/>
          <w:sz w:val="24"/>
          <w:szCs w:val="24"/>
        </w:rPr>
        <w:t>Severability and terminability</w:t>
      </w:r>
    </w:p>
    <w:p w14:paraId="2C7FCF1B" w14:textId="77777777" w:rsidR="001018B2" w:rsidRPr="00DA16FA" w:rsidRDefault="001018B2" w:rsidP="001018B2">
      <w:pPr>
        <w:widowControl w:val="0"/>
        <w:jc w:val="both"/>
        <w:rPr>
          <w:snapToGrid w:val="0"/>
          <w:sz w:val="24"/>
          <w:szCs w:val="24"/>
        </w:rPr>
      </w:pPr>
    </w:p>
    <w:p w14:paraId="3E38FA01" w14:textId="6C7AEF32" w:rsidR="001018B2" w:rsidRPr="001B694C" w:rsidRDefault="001018B2" w:rsidP="001018B2">
      <w:pPr>
        <w:pStyle w:val="Style-1363800422"/>
        <w:jc w:val="both"/>
        <w:rPr>
          <w:rFonts w:ascii="Times New Roman" w:hAnsi="Times New Roman"/>
        </w:rPr>
      </w:pPr>
      <w:r w:rsidRPr="001B694C">
        <w:rPr>
          <w:rFonts w:ascii="Times New Roman" w:hAnsi="Times New Roman"/>
          <w:snapToGrid w:val="0"/>
        </w:rPr>
        <w:t>1</w:t>
      </w:r>
      <w:r>
        <w:rPr>
          <w:rFonts w:ascii="Times New Roman" w:hAnsi="Times New Roman"/>
          <w:snapToGrid w:val="0"/>
        </w:rPr>
        <w:t>8</w:t>
      </w:r>
      <w:r w:rsidRPr="001B694C">
        <w:rPr>
          <w:rFonts w:ascii="Times New Roman" w:hAnsi="Times New Roman"/>
          <w:snapToGrid w:val="0"/>
        </w:rPr>
        <w:t>.1</w:t>
      </w:r>
      <w:r w:rsidRPr="001B694C">
        <w:rPr>
          <w:rFonts w:ascii="Times New Roman" w:hAnsi="Times New Roman"/>
          <w:snapToGrid w:val="0"/>
        </w:rPr>
        <w:tab/>
      </w:r>
      <w:r w:rsidRPr="001B694C">
        <w:rPr>
          <w:rFonts w:ascii="Times New Roman" w:hAnsi="Times New Roman"/>
        </w:rPr>
        <w:t xml:space="preserve">If a court of competent jurisdiction holds that any term of this Agreement or any </w:t>
      </w:r>
      <w:r w:rsidR="008C7B42">
        <w:rPr>
          <w:rFonts w:ascii="Times New Roman" w:hAnsi="Times New Roman"/>
        </w:rPr>
        <w:t xml:space="preserve">Work </w:t>
      </w:r>
      <w:r w:rsidRPr="001B694C">
        <w:rPr>
          <w:rFonts w:ascii="Times New Roman" w:hAnsi="Times New Roman"/>
        </w:rPr>
        <w:t>Schedule is unenforceable, illegal or void, such term shall be enforced only to the extent that it is otherwise enforceable or is not in violation of such law, and all other terms of this Agreement</w:t>
      </w:r>
      <w:r>
        <w:rPr>
          <w:rFonts w:ascii="Times New Roman" w:hAnsi="Times New Roman"/>
        </w:rPr>
        <w:t xml:space="preserve"> or such </w:t>
      </w:r>
      <w:r w:rsidR="008C7B42">
        <w:rPr>
          <w:rFonts w:ascii="Times New Roman" w:hAnsi="Times New Roman"/>
        </w:rPr>
        <w:t xml:space="preserve">Work </w:t>
      </w:r>
      <w:r>
        <w:rPr>
          <w:rFonts w:ascii="Times New Roman" w:hAnsi="Times New Roman"/>
        </w:rPr>
        <w:t>Schedule</w:t>
      </w:r>
      <w:r w:rsidRPr="001B694C">
        <w:rPr>
          <w:rFonts w:ascii="Times New Roman" w:hAnsi="Times New Roman"/>
        </w:rPr>
        <w:t xml:space="preserve"> shall remain in full force and effect.  If </w:t>
      </w:r>
      <w:ins w:id="251" w:author="APSL Legal" w:date="2022-05-16T13:27:00Z">
        <w:r w:rsidR="000A759F">
          <w:rPr>
            <w:rFonts w:ascii="Times New Roman" w:hAnsi="Times New Roman"/>
          </w:rPr>
          <w:t xml:space="preserve">a party </w:t>
        </w:r>
      </w:ins>
      <w:del w:id="252" w:author="APSL Legal" w:date="2022-05-16T13:27:00Z">
        <w:r w:rsidR="0092751B" w:rsidDel="000A759F">
          <w:rPr>
            <w:rFonts w:ascii="Times New Roman" w:hAnsi="Times New Roman"/>
          </w:rPr>
          <w:delText>Biogen</w:delText>
        </w:r>
        <w:r w:rsidRPr="001B694C" w:rsidDel="000A759F">
          <w:rPr>
            <w:rFonts w:ascii="Times New Roman" w:hAnsi="Times New Roman"/>
          </w:rPr>
          <w:delText xml:space="preserve"> </w:delText>
        </w:r>
      </w:del>
      <w:r w:rsidRPr="001B694C">
        <w:rPr>
          <w:rFonts w:ascii="Times New Roman" w:hAnsi="Times New Roman"/>
        </w:rPr>
        <w:t>is required to t</w:t>
      </w:r>
      <w:r>
        <w:rPr>
          <w:rFonts w:ascii="Times New Roman" w:hAnsi="Times New Roman"/>
        </w:rPr>
        <w:t xml:space="preserve">erminate this Agreement or any </w:t>
      </w:r>
      <w:r w:rsidR="008C7B42">
        <w:rPr>
          <w:rFonts w:ascii="Times New Roman" w:hAnsi="Times New Roman"/>
        </w:rPr>
        <w:t xml:space="preserve">Work </w:t>
      </w:r>
      <w:r>
        <w:rPr>
          <w:rFonts w:ascii="Times New Roman" w:hAnsi="Times New Roman"/>
        </w:rPr>
        <w:t>S</w:t>
      </w:r>
      <w:r w:rsidRPr="001B694C">
        <w:rPr>
          <w:rFonts w:ascii="Times New Roman" w:hAnsi="Times New Roman"/>
        </w:rPr>
        <w:t xml:space="preserve">chedule by a legal or regulatory authority, this Agreement or </w:t>
      </w:r>
      <w:r>
        <w:rPr>
          <w:rFonts w:ascii="Times New Roman" w:hAnsi="Times New Roman"/>
        </w:rPr>
        <w:t>such</w:t>
      </w:r>
      <w:r w:rsidRPr="001B694C">
        <w:rPr>
          <w:rFonts w:ascii="Times New Roman" w:hAnsi="Times New Roman"/>
        </w:rPr>
        <w:t xml:space="preserve"> Schedule may be terminated by </w:t>
      </w:r>
      <w:del w:id="253" w:author="APSL Legal" w:date="2022-05-16T13:27:00Z">
        <w:r w:rsidR="0092751B" w:rsidDel="000A759F">
          <w:rPr>
            <w:rFonts w:ascii="Times New Roman" w:hAnsi="Times New Roman"/>
          </w:rPr>
          <w:delText>Biogen</w:delText>
        </w:r>
        <w:r w:rsidRPr="001B694C" w:rsidDel="000A759F">
          <w:rPr>
            <w:rFonts w:ascii="Times New Roman" w:hAnsi="Times New Roman"/>
          </w:rPr>
          <w:delText xml:space="preserve"> </w:delText>
        </w:r>
      </w:del>
      <w:ins w:id="254" w:author="APSL Legal" w:date="2022-05-16T13:27:00Z">
        <w:r w:rsidR="000A759F">
          <w:rPr>
            <w:rFonts w:ascii="Times New Roman" w:hAnsi="Times New Roman"/>
          </w:rPr>
          <w:t>such party</w:t>
        </w:r>
        <w:r w:rsidR="000A759F" w:rsidRPr="001B694C">
          <w:rPr>
            <w:rFonts w:ascii="Times New Roman" w:hAnsi="Times New Roman"/>
          </w:rPr>
          <w:t xml:space="preserve"> </w:t>
        </w:r>
      </w:ins>
      <w:r w:rsidRPr="001B694C">
        <w:rPr>
          <w:rFonts w:ascii="Times New Roman" w:hAnsi="Times New Roman"/>
        </w:rPr>
        <w:t xml:space="preserve">effective immediately upon written notice to </w:t>
      </w:r>
      <w:ins w:id="255" w:author="APSL Legal" w:date="2022-05-16T13:27:00Z">
        <w:r w:rsidR="000A759F">
          <w:rPr>
            <w:rFonts w:ascii="Times New Roman" w:hAnsi="Times New Roman"/>
          </w:rPr>
          <w:t>the other party</w:t>
        </w:r>
      </w:ins>
      <w:del w:id="256" w:author="APSL Legal" w:date="2022-05-16T13:27:00Z">
        <w:r w:rsidRPr="001B694C" w:rsidDel="000A759F">
          <w:rPr>
            <w:rFonts w:ascii="Times New Roman" w:hAnsi="Times New Roman"/>
          </w:rPr>
          <w:delText xml:space="preserve">Vendor </w:delText>
        </w:r>
      </w:del>
      <w:ins w:id="257" w:author="APSL Legal" w:date="2022-05-16T13:27:00Z">
        <w:r w:rsidR="008C1C22">
          <w:rPr>
            <w:rFonts w:ascii="Times New Roman" w:hAnsi="Times New Roman"/>
          </w:rPr>
          <w:t xml:space="preserve"> </w:t>
        </w:r>
      </w:ins>
      <w:r w:rsidRPr="001B694C">
        <w:rPr>
          <w:rFonts w:ascii="Times New Roman" w:hAnsi="Times New Roman"/>
        </w:rPr>
        <w:t xml:space="preserve">of such circumstances.  </w:t>
      </w:r>
    </w:p>
    <w:p w14:paraId="2ADBBEDF" w14:textId="77777777" w:rsidR="001018B2" w:rsidRPr="00DA16FA" w:rsidRDefault="001018B2" w:rsidP="001018B2">
      <w:pPr>
        <w:pStyle w:val="BodyTextIndent3"/>
        <w:spacing w:after="0"/>
        <w:ind w:left="0"/>
        <w:jc w:val="both"/>
        <w:rPr>
          <w:sz w:val="24"/>
          <w:szCs w:val="24"/>
        </w:rPr>
      </w:pPr>
    </w:p>
    <w:p w14:paraId="4B3647EE" w14:textId="7EB8AB15" w:rsidR="001018B2" w:rsidRPr="00DA16FA" w:rsidRDefault="001018B2" w:rsidP="001018B2">
      <w:pPr>
        <w:keepNext/>
        <w:keepLines/>
        <w:jc w:val="both"/>
        <w:rPr>
          <w:sz w:val="24"/>
          <w:szCs w:val="24"/>
        </w:rPr>
      </w:pPr>
      <w:r w:rsidRPr="00DA16FA">
        <w:rPr>
          <w:bCs/>
          <w:sz w:val="24"/>
          <w:szCs w:val="24"/>
        </w:rPr>
        <w:t>1</w:t>
      </w:r>
      <w:r>
        <w:rPr>
          <w:bCs/>
          <w:sz w:val="24"/>
          <w:szCs w:val="24"/>
        </w:rPr>
        <w:t>9</w:t>
      </w:r>
      <w:r w:rsidRPr="00DA16FA">
        <w:rPr>
          <w:bCs/>
          <w:sz w:val="24"/>
          <w:szCs w:val="24"/>
        </w:rPr>
        <w:t>.</w:t>
      </w:r>
      <w:r w:rsidRPr="00DA16FA">
        <w:rPr>
          <w:b/>
          <w:bCs/>
          <w:sz w:val="24"/>
          <w:szCs w:val="24"/>
        </w:rPr>
        <w:tab/>
      </w:r>
      <w:r w:rsidRPr="00DA16FA">
        <w:rPr>
          <w:b/>
          <w:bCs/>
          <w:smallCaps/>
          <w:sz w:val="24"/>
          <w:szCs w:val="24"/>
        </w:rPr>
        <w:t>Time</w:t>
      </w:r>
      <w:ins w:id="258" w:author="APSL Legal" w:date="2022-05-16T13:27:00Z">
        <w:r w:rsidR="000242FD">
          <w:rPr>
            <w:b/>
            <w:bCs/>
            <w:smallCaps/>
            <w:sz w:val="24"/>
            <w:szCs w:val="24"/>
          </w:rPr>
          <w:t>ly Performance</w:t>
        </w:r>
      </w:ins>
      <w:del w:id="259" w:author="APSL Legal" w:date="2022-05-16T13:27:00Z">
        <w:r w:rsidRPr="00DA16FA" w:rsidDel="000242FD">
          <w:rPr>
            <w:b/>
            <w:bCs/>
            <w:smallCaps/>
            <w:sz w:val="24"/>
            <w:szCs w:val="24"/>
          </w:rPr>
          <w:delText xml:space="preserve"> is of the Essence</w:delText>
        </w:r>
      </w:del>
    </w:p>
    <w:p w14:paraId="7C7243E8" w14:textId="77777777" w:rsidR="001018B2" w:rsidRPr="00DA16FA" w:rsidRDefault="001018B2" w:rsidP="001018B2">
      <w:pPr>
        <w:pStyle w:val="BodyTextIndent3"/>
        <w:keepNext/>
        <w:keepLines/>
        <w:spacing w:after="0"/>
        <w:ind w:left="0"/>
        <w:jc w:val="both"/>
        <w:rPr>
          <w:sz w:val="24"/>
          <w:szCs w:val="24"/>
        </w:rPr>
      </w:pPr>
    </w:p>
    <w:p w14:paraId="46A4224D" w14:textId="5DF06921" w:rsidR="001018B2" w:rsidRPr="00DA16FA" w:rsidRDefault="001018B2" w:rsidP="001018B2">
      <w:pPr>
        <w:pStyle w:val="BodyTextIndent3"/>
        <w:spacing w:after="0"/>
        <w:ind w:left="0"/>
        <w:jc w:val="both"/>
        <w:rPr>
          <w:sz w:val="24"/>
          <w:szCs w:val="24"/>
        </w:rPr>
      </w:pPr>
      <w:r w:rsidRPr="00DA16FA">
        <w:rPr>
          <w:sz w:val="24"/>
          <w:szCs w:val="24"/>
        </w:rPr>
        <w:t>1</w:t>
      </w:r>
      <w:r>
        <w:rPr>
          <w:sz w:val="24"/>
          <w:szCs w:val="24"/>
        </w:rPr>
        <w:t>9</w:t>
      </w:r>
      <w:r w:rsidRPr="00DA16FA">
        <w:rPr>
          <w:sz w:val="24"/>
          <w:szCs w:val="24"/>
        </w:rPr>
        <w:t>.1</w:t>
      </w:r>
      <w:r w:rsidRPr="00DA16FA">
        <w:rPr>
          <w:sz w:val="24"/>
          <w:szCs w:val="24"/>
        </w:rPr>
        <w:tab/>
      </w:r>
      <w:del w:id="260" w:author="APSL Legal" w:date="2022-05-16T13:28:00Z">
        <w:r w:rsidRPr="00DA16FA" w:rsidDel="000242FD">
          <w:rPr>
            <w:sz w:val="24"/>
            <w:szCs w:val="24"/>
          </w:rPr>
          <w:delText>With respect to the Services provided by Vendor, time of performance is of the essence in this Agreement and a substantial and material term hereof.</w:delText>
        </w:r>
      </w:del>
      <w:r w:rsidRPr="00DA16FA">
        <w:rPr>
          <w:sz w:val="24"/>
          <w:szCs w:val="24"/>
        </w:rPr>
        <w:t xml:space="preserve">  Vendor must perform Services promptly and all time commitments must be met, except to the extent delays are caused by </w:t>
      </w:r>
      <w:r w:rsidR="0092751B">
        <w:rPr>
          <w:sz w:val="24"/>
          <w:szCs w:val="24"/>
        </w:rPr>
        <w:t>Biogen</w:t>
      </w:r>
      <w:r>
        <w:rPr>
          <w:sz w:val="24"/>
          <w:szCs w:val="24"/>
        </w:rPr>
        <w:t xml:space="preserve"> or pursuant to Section 23</w:t>
      </w:r>
      <w:r w:rsidRPr="00DA16FA">
        <w:rPr>
          <w:sz w:val="24"/>
          <w:szCs w:val="24"/>
        </w:rPr>
        <w:t>.1.</w:t>
      </w:r>
      <w:r>
        <w:rPr>
          <w:sz w:val="24"/>
          <w:szCs w:val="24"/>
        </w:rPr>
        <w:t xml:space="preserve"> </w:t>
      </w:r>
      <w:ins w:id="261" w:author="APSL Legal" w:date="2022-05-16T13:28:00Z">
        <w:r w:rsidR="000242FD">
          <w:rPr>
            <w:sz w:val="24"/>
            <w:szCs w:val="24"/>
          </w:rPr>
          <w:t>Notwithstanding anything to the contrary herein, all performance dates contained in a Work Schedule shall be considered as estimates unless specifically identified as “Milestone Dates” in the applicable Work Schedule.</w:t>
        </w:r>
      </w:ins>
      <w:ins w:id="262" w:author="APSL Legal" w:date="2022-05-16T13:41:00Z">
        <w:r w:rsidR="00407B56">
          <w:rPr>
            <w:sz w:val="24"/>
            <w:szCs w:val="24"/>
          </w:rPr>
          <w:t xml:space="preserve"> </w:t>
        </w:r>
        <w:r w:rsidR="00407B56" w:rsidRPr="00407B56">
          <w:rPr>
            <w:sz w:val="24"/>
            <w:szCs w:val="24"/>
          </w:rPr>
          <w:t xml:space="preserve">If there is any delay in delivery on the part of </w:t>
        </w:r>
        <w:r w:rsidR="00407B56">
          <w:rPr>
            <w:sz w:val="24"/>
            <w:szCs w:val="24"/>
          </w:rPr>
          <w:t>Vendor</w:t>
        </w:r>
        <w:r w:rsidR="00407B56" w:rsidRPr="00407B56">
          <w:rPr>
            <w:sz w:val="24"/>
            <w:szCs w:val="24"/>
          </w:rPr>
          <w:t xml:space="preserve"> at any time, both </w:t>
        </w:r>
      </w:ins>
      <w:ins w:id="263" w:author="APSL Legal" w:date="2022-05-16T13:43:00Z">
        <w:r w:rsidR="00407B56">
          <w:rPr>
            <w:sz w:val="24"/>
            <w:szCs w:val="24"/>
          </w:rPr>
          <w:t>p</w:t>
        </w:r>
      </w:ins>
      <w:ins w:id="264" w:author="APSL Legal" w:date="2022-05-16T13:41:00Z">
        <w:r w:rsidR="00407B56" w:rsidRPr="00407B56">
          <w:rPr>
            <w:sz w:val="24"/>
            <w:szCs w:val="24"/>
          </w:rPr>
          <w:t xml:space="preserve">arties shall agree on new delivery timelines and </w:t>
        </w:r>
        <w:r w:rsidR="00407B56">
          <w:rPr>
            <w:sz w:val="24"/>
            <w:szCs w:val="24"/>
          </w:rPr>
          <w:t>Vendor</w:t>
        </w:r>
        <w:r w:rsidR="00407B56" w:rsidRPr="00407B56">
          <w:rPr>
            <w:sz w:val="24"/>
            <w:szCs w:val="24"/>
          </w:rPr>
          <w:t xml:space="preserve"> shall make best efforts to comply with the revised timelines, failing which either </w:t>
        </w:r>
      </w:ins>
      <w:ins w:id="265" w:author="APSL Legal" w:date="2022-05-16T13:43:00Z">
        <w:r w:rsidR="00407B56">
          <w:rPr>
            <w:sz w:val="24"/>
            <w:szCs w:val="24"/>
          </w:rPr>
          <w:t>p</w:t>
        </w:r>
      </w:ins>
      <w:ins w:id="266" w:author="APSL Legal" w:date="2022-05-16T13:41:00Z">
        <w:r w:rsidR="00407B56" w:rsidRPr="00407B56">
          <w:rPr>
            <w:sz w:val="24"/>
            <w:szCs w:val="24"/>
          </w:rPr>
          <w:t xml:space="preserve">arty may cancel the </w:t>
        </w:r>
      </w:ins>
      <w:ins w:id="267" w:author="APSL Legal" w:date="2022-05-16T13:43:00Z">
        <w:r w:rsidR="00407B56">
          <w:rPr>
            <w:sz w:val="24"/>
            <w:szCs w:val="24"/>
          </w:rPr>
          <w:t>Work Schedule</w:t>
        </w:r>
      </w:ins>
      <w:ins w:id="268" w:author="APSL Legal" w:date="2022-05-16T13:41:00Z">
        <w:r w:rsidR="00407B56" w:rsidRPr="00407B56">
          <w:rPr>
            <w:sz w:val="24"/>
            <w:szCs w:val="24"/>
          </w:rPr>
          <w:t xml:space="preserve">, after payment against Services accrued and completed under the </w:t>
        </w:r>
      </w:ins>
      <w:ins w:id="269" w:author="APSL Legal" w:date="2022-05-16T13:43:00Z">
        <w:r w:rsidR="00407B56">
          <w:rPr>
            <w:sz w:val="24"/>
            <w:szCs w:val="24"/>
          </w:rPr>
          <w:t>Work Schedule</w:t>
        </w:r>
      </w:ins>
      <w:ins w:id="270" w:author="APSL Legal" w:date="2022-05-16T13:41:00Z">
        <w:r w:rsidR="00407B56" w:rsidRPr="00407B56">
          <w:rPr>
            <w:sz w:val="24"/>
            <w:szCs w:val="24"/>
          </w:rPr>
          <w:t>.</w:t>
        </w:r>
      </w:ins>
    </w:p>
    <w:p w14:paraId="21C4CA1A" w14:textId="77777777" w:rsidR="001018B2" w:rsidRPr="00DA16FA" w:rsidRDefault="001018B2" w:rsidP="001018B2">
      <w:pPr>
        <w:widowControl w:val="0"/>
        <w:jc w:val="both"/>
        <w:rPr>
          <w:snapToGrid w:val="0"/>
          <w:sz w:val="24"/>
          <w:szCs w:val="24"/>
        </w:rPr>
      </w:pPr>
    </w:p>
    <w:p w14:paraId="158A1107" w14:textId="77777777" w:rsidR="001018B2" w:rsidRPr="00DA16FA" w:rsidRDefault="001018B2" w:rsidP="001018B2">
      <w:pPr>
        <w:keepNext/>
        <w:jc w:val="both"/>
        <w:rPr>
          <w:b/>
          <w:bCs/>
          <w:sz w:val="24"/>
          <w:szCs w:val="24"/>
        </w:rPr>
      </w:pPr>
      <w:r>
        <w:rPr>
          <w:bCs/>
          <w:sz w:val="24"/>
          <w:szCs w:val="24"/>
        </w:rPr>
        <w:t>20</w:t>
      </w:r>
      <w:r w:rsidRPr="00DA16FA">
        <w:rPr>
          <w:bCs/>
          <w:sz w:val="24"/>
          <w:szCs w:val="24"/>
        </w:rPr>
        <w:t>.</w:t>
      </w:r>
      <w:r w:rsidRPr="00DA16FA">
        <w:rPr>
          <w:bCs/>
          <w:sz w:val="24"/>
          <w:szCs w:val="24"/>
        </w:rPr>
        <w:tab/>
      </w:r>
      <w:r w:rsidRPr="00DA16FA">
        <w:rPr>
          <w:b/>
          <w:bCs/>
          <w:smallCaps/>
          <w:sz w:val="24"/>
          <w:szCs w:val="24"/>
        </w:rPr>
        <w:t>Remedies</w:t>
      </w:r>
    </w:p>
    <w:p w14:paraId="6CBBFB41" w14:textId="77777777" w:rsidR="001018B2" w:rsidRPr="00DA16FA" w:rsidRDefault="001018B2" w:rsidP="001018B2">
      <w:pPr>
        <w:pStyle w:val="BodyTextIndent3"/>
        <w:keepNext/>
        <w:spacing w:after="0"/>
        <w:jc w:val="both"/>
        <w:rPr>
          <w:sz w:val="24"/>
          <w:szCs w:val="24"/>
        </w:rPr>
      </w:pPr>
    </w:p>
    <w:p w14:paraId="02A2D1EC" w14:textId="16BF4E07" w:rsidR="001018B2" w:rsidRPr="001B694C" w:rsidRDefault="001018B2" w:rsidP="001018B2">
      <w:pPr>
        <w:pStyle w:val="BodyTextIndent3"/>
        <w:spacing w:after="0"/>
        <w:ind w:left="0"/>
        <w:jc w:val="both"/>
        <w:rPr>
          <w:sz w:val="24"/>
          <w:szCs w:val="24"/>
        </w:rPr>
      </w:pPr>
      <w:r>
        <w:rPr>
          <w:sz w:val="24"/>
          <w:szCs w:val="24"/>
        </w:rPr>
        <w:t>20</w:t>
      </w:r>
      <w:r w:rsidRPr="00DA16FA">
        <w:rPr>
          <w:sz w:val="24"/>
          <w:szCs w:val="24"/>
        </w:rPr>
        <w:t>.1</w:t>
      </w:r>
      <w:r w:rsidRPr="00DA16FA">
        <w:rPr>
          <w:sz w:val="24"/>
          <w:szCs w:val="24"/>
        </w:rPr>
        <w:tab/>
      </w:r>
      <w:r w:rsidRPr="001B694C">
        <w:rPr>
          <w:sz w:val="24"/>
          <w:szCs w:val="24"/>
        </w:rPr>
        <w:t xml:space="preserve">The </w:t>
      </w:r>
      <w:r>
        <w:rPr>
          <w:rFonts w:cs="Arial"/>
          <w:color w:val="000000"/>
          <w:sz w:val="24"/>
          <w:szCs w:val="24"/>
        </w:rPr>
        <w:t>Vendor</w:t>
      </w:r>
      <w:r w:rsidRPr="001B694C">
        <w:rPr>
          <w:rFonts w:cs="Arial"/>
          <w:color w:val="000000"/>
          <w:sz w:val="24"/>
          <w:szCs w:val="24"/>
        </w:rPr>
        <w:t xml:space="preserve"> acknowledges that disclosure of </w:t>
      </w:r>
      <w:r w:rsidR="0092751B">
        <w:rPr>
          <w:rFonts w:cs="Arial"/>
          <w:color w:val="000000"/>
          <w:sz w:val="24"/>
          <w:szCs w:val="24"/>
        </w:rPr>
        <w:t>Biogen</w:t>
      </w:r>
      <w:r>
        <w:rPr>
          <w:rFonts w:cs="Arial"/>
          <w:color w:val="000000"/>
          <w:sz w:val="24"/>
          <w:szCs w:val="24"/>
        </w:rPr>
        <w:t xml:space="preserve"> </w:t>
      </w:r>
      <w:r w:rsidRPr="001B694C">
        <w:rPr>
          <w:rFonts w:cs="Arial"/>
          <w:color w:val="000000"/>
          <w:sz w:val="24"/>
          <w:szCs w:val="24"/>
        </w:rPr>
        <w:t xml:space="preserve">Confidential Information contrary to the terms of this Agreement may cause irreparable harm and significant injury to </w:t>
      </w:r>
      <w:r w:rsidR="0092751B">
        <w:rPr>
          <w:rFonts w:cs="Arial"/>
          <w:color w:val="000000"/>
          <w:sz w:val="24"/>
          <w:szCs w:val="24"/>
        </w:rPr>
        <w:t>Biogen</w:t>
      </w:r>
      <w:r w:rsidRPr="001B694C">
        <w:rPr>
          <w:rFonts w:cs="Arial"/>
          <w:color w:val="000000"/>
          <w:sz w:val="24"/>
          <w:szCs w:val="24"/>
        </w:rPr>
        <w:t xml:space="preserve"> for which damages at law may not be an adequate remedy, and agrees that </w:t>
      </w:r>
      <w:r w:rsidR="0092751B">
        <w:rPr>
          <w:rFonts w:cs="Arial"/>
          <w:color w:val="000000"/>
          <w:sz w:val="24"/>
          <w:szCs w:val="24"/>
        </w:rPr>
        <w:t>Biogen</w:t>
      </w:r>
      <w:r w:rsidRPr="001B694C">
        <w:rPr>
          <w:rFonts w:cs="Arial"/>
          <w:color w:val="000000"/>
          <w:sz w:val="24"/>
          <w:szCs w:val="24"/>
        </w:rPr>
        <w:t xml:space="preserve"> shall have, in addition to any other rights or remedies available to it at law or in equity, the right to seek (</w:t>
      </w:r>
      <w:proofErr w:type="spellStart"/>
      <w:r>
        <w:rPr>
          <w:rFonts w:cs="Arial"/>
          <w:color w:val="000000"/>
          <w:sz w:val="24"/>
          <w:szCs w:val="24"/>
        </w:rPr>
        <w:t>i</w:t>
      </w:r>
      <w:proofErr w:type="spellEnd"/>
      <w:r w:rsidRPr="001B694C">
        <w:rPr>
          <w:rFonts w:cs="Arial"/>
          <w:color w:val="000000"/>
          <w:sz w:val="24"/>
          <w:szCs w:val="24"/>
        </w:rPr>
        <w:t>) injunctive relief to enjoin any breach or violation or (</w:t>
      </w:r>
      <w:r>
        <w:rPr>
          <w:rFonts w:cs="Arial"/>
          <w:color w:val="000000"/>
          <w:sz w:val="24"/>
          <w:szCs w:val="24"/>
        </w:rPr>
        <w:t>ii</w:t>
      </w:r>
      <w:r w:rsidRPr="001B694C">
        <w:rPr>
          <w:rFonts w:cs="Arial"/>
          <w:color w:val="000000"/>
          <w:sz w:val="24"/>
          <w:szCs w:val="24"/>
        </w:rPr>
        <w:t xml:space="preserve">) specific performance of the provisions of this Agreement prohibiting disclosure and use of the Confidential Information.  </w:t>
      </w:r>
      <w:del w:id="271" w:author="APSL Legal" w:date="2022-05-16T13:29:00Z">
        <w:r w:rsidRPr="001B694C" w:rsidDel="00807A37">
          <w:rPr>
            <w:rFonts w:cs="Arial"/>
            <w:color w:val="000000"/>
            <w:sz w:val="24"/>
            <w:szCs w:val="24"/>
          </w:rPr>
          <w:delText xml:space="preserve">Notwithstanding, but not in limitation of the foregoing, </w:delText>
        </w:r>
        <w:r w:rsidDel="00807A37">
          <w:rPr>
            <w:rFonts w:cs="Arial"/>
            <w:color w:val="000000"/>
            <w:sz w:val="24"/>
            <w:szCs w:val="24"/>
          </w:rPr>
          <w:delText>Vendor</w:delText>
        </w:r>
        <w:r w:rsidRPr="001B694C" w:rsidDel="00807A37">
          <w:rPr>
            <w:rFonts w:cs="Arial"/>
            <w:color w:val="000000"/>
            <w:sz w:val="24"/>
            <w:szCs w:val="24"/>
          </w:rPr>
          <w:delText xml:space="preserve"> shall be responsible to </w:delText>
        </w:r>
        <w:r w:rsidR="0092751B" w:rsidDel="00807A37">
          <w:rPr>
            <w:rFonts w:cs="Arial"/>
            <w:color w:val="000000"/>
            <w:sz w:val="24"/>
            <w:szCs w:val="24"/>
          </w:rPr>
          <w:delText>Biogen</w:delText>
        </w:r>
        <w:r w:rsidRPr="001B694C" w:rsidDel="00807A37">
          <w:rPr>
            <w:rFonts w:cs="Arial"/>
            <w:color w:val="000000"/>
            <w:sz w:val="24"/>
            <w:szCs w:val="24"/>
          </w:rPr>
          <w:delText xml:space="preserve"> for any damages arising from the breach by it of any of the covenants and obligations on its part to be observed or performed under this Agreement</w:delText>
        </w:r>
        <w:r w:rsidRPr="001B694C" w:rsidDel="00807A37">
          <w:rPr>
            <w:sz w:val="24"/>
            <w:szCs w:val="24"/>
          </w:rPr>
          <w:delText>.</w:delText>
        </w:r>
      </w:del>
    </w:p>
    <w:p w14:paraId="3B5BEE07" w14:textId="77777777" w:rsidR="001018B2" w:rsidRPr="001B694C" w:rsidRDefault="001018B2" w:rsidP="001018B2">
      <w:pPr>
        <w:pStyle w:val="BodyTextIndent3"/>
        <w:spacing w:after="0"/>
        <w:ind w:left="0"/>
        <w:jc w:val="both"/>
        <w:rPr>
          <w:sz w:val="24"/>
          <w:szCs w:val="24"/>
        </w:rPr>
      </w:pPr>
    </w:p>
    <w:p w14:paraId="50C74B3A" w14:textId="77777777" w:rsidR="001018B2" w:rsidRPr="00DA16FA" w:rsidRDefault="001018B2" w:rsidP="008C7B42">
      <w:pPr>
        <w:keepNext/>
        <w:widowControl w:val="0"/>
        <w:jc w:val="both"/>
        <w:rPr>
          <w:smallCaps/>
          <w:snapToGrid w:val="0"/>
          <w:sz w:val="24"/>
          <w:szCs w:val="24"/>
        </w:rPr>
      </w:pPr>
      <w:r>
        <w:rPr>
          <w:snapToGrid w:val="0"/>
          <w:sz w:val="24"/>
          <w:szCs w:val="24"/>
        </w:rPr>
        <w:t>21</w:t>
      </w:r>
      <w:r w:rsidRPr="00DA16FA">
        <w:rPr>
          <w:snapToGrid w:val="0"/>
          <w:sz w:val="24"/>
          <w:szCs w:val="24"/>
        </w:rPr>
        <w:t>.</w:t>
      </w:r>
      <w:r w:rsidRPr="00DA16FA">
        <w:rPr>
          <w:snapToGrid w:val="0"/>
          <w:sz w:val="24"/>
          <w:szCs w:val="24"/>
        </w:rPr>
        <w:tab/>
      </w:r>
      <w:r w:rsidRPr="00DA16FA">
        <w:rPr>
          <w:b/>
          <w:bCs/>
          <w:smallCaps/>
          <w:snapToGrid w:val="0"/>
          <w:sz w:val="24"/>
          <w:szCs w:val="24"/>
        </w:rPr>
        <w:t>Notices</w:t>
      </w:r>
    </w:p>
    <w:p w14:paraId="089DC1E5" w14:textId="77777777" w:rsidR="001018B2" w:rsidRPr="00DA16FA" w:rsidRDefault="001018B2" w:rsidP="008C7B42">
      <w:pPr>
        <w:keepNext/>
        <w:widowControl w:val="0"/>
        <w:jc w:val="both"/>
        <w:rPr>
          <w:snapToGrid w:val="0"/>
          <w:sz w:val="24"/>
          <w:szCs w:val="24"/>
        </w:rPr>
      </w:pPr>
    </w:p>
    <w:p w14:paraId="27242F28" w14:textId="77777777" w:rsidR="001018B2" w:rsidRPr="00DA16FA" w:rsidRDefault="001018B2" w:rsidP="008C7B42">
      <w:pPr>
        <w:pStyle w:val="Sections"/>
        <w:keepNext/>
        <w:numPr>
          <w:ilvl w:val="0"/>
          <w:numId w:val="0"/>
        </w:numPr>
        <w:tabs>
          <w:tab w:val="left" w:pos="0"/>
        </w:tabs>
        <w:spacing w:after="0"/>
        <w:jc w:val="both"/>
        <w:rPr>
          <w:rFonts w:ascii="Times New Roman" w:hAnsi="Times New Roman" w:cs="Times New Roman"/>
          <w:sz w:val="24"/>
          <w:szCs w:val="24"/>
        </w:rPr>
      </w:pPr>
      <w:r>
        <w:rPr>
          <w:rFonts w:ascii="Times New Roman" w:hAnsi="Times New Roman" w:cs="Times New Roman"/>
          <w:sz w:val="24"/>
          <w:szCs w:val="24"/>
        </w:rPr>
        <w:t>21</w:t>
      </w:r>
      <w:r w:rsidRPr="00DA16FA">
        <w:rPr>
          <w:rFonts w:ascii="Times New Roman" w:hAnsi="Times New Roman" w:cs="Times New Roman"/>
          <w:sz w:val="24"/>
          <w:szCs w:val="24"/>
        </w:rPr>
        <w:t>.1</w:t>
      </w:r>
      <w:r w:rsidRPr="00DA16FA">
        <w:rPr>
          <w:rFonts w:ascii="Times New Roman" w:hAnsi="Times New Roman" w:cs="Times New Roman"/>
          <w:sz w:val="24"/>
          <w:szCs w:val="24"/>
        </w:rPr>
        <w:tab/>
        <w:t xml:space="preserve">The term “notice” as used throughout this Agreement shall mean written notice, except where specifically provided herein to the contrary.  Notice shall be delivered to the following </w:t>
      </w:r>
      <w:r w:rsidRPr="00DA16FA">
        <w:rPr>
          <w:rFonts w:ascii="Times New Roman" w:hAnsi="Times New Roman" w:cs="Times New Roman"/>
          <w:sz w:val="24"/>
          <w:szCs w:val="24"/>
        </w:rPr>
        <w:lastRenderedPageBreak/>
        <w:t>addresses by (</w:t>
      </w:r>
      <w:proofErr w:type="spellStart"/>
      <w:r w:rsidRPr="00DA16FA">
        <w:rPr>
          <w:rFonts w:ascii="Times New Roman" w:hAnsi="Times New Roman" w:cs="Times New Roman"/>
          <w:sz w:val="24"/>
          <w:szCs w:val="24"/>
        </w:rPr>
        <w:t>i</w:t>
      </w:r>
      <w:proofErr w:type="spellEnd"/>
      <w:r w:rsidRPr="00DA16FA">
        <w:rPr>
          <w:rFonts w:ascii="Times New Roman" w:hAnsi="Times New Roman" w:cs="Times New Roman"/>
          <w:sz w:val="24"/>
          <w:szCs w:val="24"/>
        </w:rPr>
        <w:t>) certified mail, return receipt requested (or the equivalent), (ii) hand delivery with receipt acknowledged, or (iii) overnight courier service that provides a delivery receipt, or (iv) facsimile</w:t>
      </w:r>
      <w:r w:rsidR="008C7B42">
        <w:rPr>
          <w:rFonts w:ascii="Times New Roman" w:hAnsi="Times New Roman" w:cs="Times New Roman"/>
          <w:sz w:val="24"/>
          <w:szCs w:val="24"/>
        </w:rPr>
        <w:t xml:space="preserve"> (confirmation of receipt required)</w:t>
      </w:r>
      <w:r w:rsidRPr="00DA16FA">
        <w:rPr>
          <w:rFonts w:ascii="Times New Roman" w:hAnsi="Times New Roman" w:cs="Times New Roman"/>
          <w:sz w:val="24"/>
          <w:szCs w:val="24"/>
        </w:rPr>
        <w:t>.</w:t>
      </w:r>
    </w:p>
    <w:p w14:paraId="3231D784" w14:textId="77777777" w:rsidR="001018B2" w:rsidRPr="00DA16FA" w:rsidRDefault="001018B2" w:rsidP="001018B2">
      <w:pPr>
        <w:pStyle w:val="Sections"/>
        <w:numPr>
          <w:ilvl w:val="0"/>
          <w:numId w:val="0"/>
        </w:numPr>
        <w:spacing w:after="0"/>
        <w:ind w:left="360" w:hanging="360"/>
        <w:jc w:val="both"/>
        <w:rPr>
          <w:rFonts w:ascii="Times New Roman" w:hAnsi="Times New Roman" w:cs="Times New Roman"/>
          <w:sz w:val="24"/>
          <w:szCs w:val="24"/>
        </w:rPr>
      </w:pPr>
    </w:p>
    <w:tbl>
      <w:tblPr>
        <w:tblW w:w="8370" w:type="dxa"/>
        <w:tblInd w:w="1008" w:type="dxa"/>
        <w:tblLook w:val="0000" w:firstRow="0" w:lastRow="0" w:firstColumn="0" w:lastColumn="0" w:noHBand="0" w:noVBand="0"/>
      </w:tblPr>
      <w:tblGrid>
        <w:gridCol w:w="4050"/>
        <w:gridCol w:w="4320"/>
      </w:tblGrid>
      <w:tr w:rsidR="001018B2" w:rsidRPr="00DA16FA" w14:paraId="5A5706B9" w14:textId="77777777" w:rsidTr="001018B2">
        <w:trPr>
          <w:trHeight w:val="423"/>
        </w:trPr>
        <w:tc>
          <w:tcPr>
            <w:tcW w:w="4050" w:type="dxa"/>
            <w:tcBorders>
              <w:top w:val="nil"/>
              <w:left w:val="nil"/>
              <w:bottom w:val="nil"/>
              <w:right w:val="nil"/>
            </w:tcBorders>
          </w:tcPr>
          <w:p w14:paraId="3D25AF75" w14:textId="77777777" w:rsidR="001018B2" w:rsidRPr="00DA16FA" w:rsidRDefault="001018B2" w:rsidP="001018B2">
            <w:pPr>
              <w:pStyle w:val="Header"/>
              <w:keepNext/>
              <w:keepLines/>
              <w:tabs>
                <w:tab w:val="clear" w:pos="4320"/>
                <w:tab w:val="clear" w:pos="8640"/>
              </w:tabs>
              <w:jc w:val="both"/>
              <w:rPr>
                <w:b/>
                <w:bCs/>
                <w:smallCaps/>
                <w:sz w:val="24"/>
                <w:szCs w:val="24"/>
              </w:rPr>
            </w:pPr>
            <w:r w:rsidRPr="00DA16FA">
              <w:rPr>
                <w:b/>
                <w:bCs/>
                <w:smallCaps/>
                <w:sz w:val="24"/>
                <w:szCs w:val="24"/>
              </w:rPr>
              <w:t xml:space="preserve">If to </w:t>
            </w:r>
            <w:r w:rsidR="0092751B">
              <w:rPr>
                <w:b/>
                <w:bCs/>
                <w:smallCaps/>
                <w:sz w:val="24"/>
                <w:szCs w:val="24"/>
              </w:rPr>
              <w:t>Biogen</w:t>
            </w:r>
            <w:r>
              <w:rPr>
                <w:b/>
                <w:bCs/>
                <w:smallCaps/>
                <w:sz w:val="24"/>
                <w:szCs w:val="24"/>
              </w:rPr>
              <w:t xml:space="preserve"> </w:t>
            </w:r>
            <w:r w:rsidR="00EF5E77">
              <w:rPr>
                <w:b/>
                <w:bCs/>
                <w:smallCaps/>
                <w:sz w:val="24"/>
                <w:szCs w:val="24"/>
              </w:rPr>
              <w:t xml:space="preserve">MA </w:t>
            </w:r>
            <w:r w:rsidRPr="00DA16FA">
              <w:rPr>
                <w:b/>
                <w:bCs/>
                <w:smallCaps/>
                <w:sz w:val="24"/>
                <w:szCs w:val="24"/>
              </w:rPr>
              <w:t>Inc.</w:t>
            </w:r>
          </w:p>
        </w:tc>
        <w:tc>
          <w:tcPr>
            <w:tcW w:w="4320" w:type="dxa"/>
            <w:tcBorders>
              <w:top w:val="nil"/>
              <w:left w:val="nil"/>
              <w:bottom w:val="nil"/>
              <w:right w:val="nil"/>
            </w:tcBorders>
          </w:tcPr>
          <w:p w14:paraId="69C8E070" w14:textId="77777777" w:rsidR="001018B2" w:rsidRPr="00DA16FA" w:rsidRDefault="001018B2" w:rsidP="001018B2">
            <w:pPr>
              <w:pStyle w:val="Header"/>
              <w:keepNext/>
              <w:keepLines/>
              <w:tabs>
                <w:tab w:val="clear" w:pos="4320"/>
                <w:tab w:val="clear" w:pos="8640"/>
              </w:tabs>
              <w:jc w:val="both"/>
              <w:rPr>
                <w:b/>
                <w:bCs/>
                <w:smallCaps/>
                <w:sz w:val="24"/>
                <w:szCs w:val="24"/>
                <w:highlight w:val="yellow"/>
              </w:rPr>
            </w:pPr>
            <w:r w:rsidRPr="00DA16FA">
              <w:rPr>
                <w:b/>
                <w:bCs/>
                <w:smallCaps/>
                <w:sz w:val="24"/>
                <w:szCs w:val="24"/>
              </w:rPr>
              <w:t>If to Vendor:</w:t>
            </w:r>
          </w:p>
        </w:tc>
      </w:tr>
      <w:tr w:rsidR="001018B2" w:rsidRPr="00DA16FA" w14:paraId="35D04B98" w14:textId="77777777" w:rsidTr="001018B2">
        <w:trPr>
          <w:trHeight w:val="365"/>
        </w:trPr>
        <w:tc>
          <w:tcPr>
            <w:tcW w:w="4050" w:type="dxa"/>
            <w:tcBorders>
              <w:top w:val="nil"/>
              <w:left w:val="nil"/>
              <w:bottom w:val="nil"/>
              <w:right w:val="nil"/>
            </w:tcBorders>
          </w:tcPr>
          <w:p w14:paraId="57A9BF79" w14:textId="77777777" w:rsidR="001018B2" w:rsidRPr="00C912F4" w:rsidRDefault="0092751B" w:rsidP="00680E23">
            <w:pPr>
              <w:pStyle w:val="Header"/>
              <w:keepNext/>
              <w:keepLines/>
              <w:tabs>
                <w:tab w:val="clear" w:pos="4320"/>
                <w:tab w:val="clear" w:pos="8640"/>
              </w:tabs>
              <w:rPr>
                <w:sz w:val="24"/>
                <w:szCs w:val="24"/>
              </w:rPr>
            </w:pPr>
            <w:r>
              <w:rPr>
                <w:sz w:val="24"/>
                <w:szCs w:val="24"/>
              </w:rPr>
              <w:t>Biogen</w:t>
            </w:r>
            <w:r w:rsidR="00EF5E77">
              <w:rPr>
                <w:sz w:val="24"/>
                <w:szCs w:val="24"/>
              </w:rPr>
              <w:t xml:space="preserve"> MA</w:t>
            </w:r>
            <w:r w:rsidR="001018B2" w:rsidRPr="00C912F4">
              <w:rPr>
                <w:sz w:val="24"/>
                <w:szCs w:val="24"/>
              </w:rPr>
              <w:t xml:space="preserve"> Inc.</w:t>
            </w:r>
          </w:p>
        </w:tc>
        <w:tc>
          <w:tcPr>
            <w:tcW w:w="4320" w:type="dxa"/>
            <w:tcBorders>
              <w:top w:val="nil"/>
              <w:left w:val="nil"/>
              <w:bottom w:val="nil"/>
              <w:right w:val="nil"/>
            </w:tcBorders>
          </w:tcPr>
          <w:p w14:paraId="26235DC0" w14:textId="756D302E" w:rsidR="001018B2" w:rsidRPr="00DA16FA" w:rsidRDefault="008B2AC8" w:rsidP="00261036">
            <w:pPr>
              <w:pStyle w:val="Header"/>
              <w:keepNext/>
              <w:keepLines/>
              <w:tabs>
                <w:tab w:val="clear" w:pos="4320"/>
                <w:tab w:val="clear" w:pos="8640"/>
              </w:tabs>
              <w:rPr>
                <w:color w:val="000000"/>
                <w:sz w:val="24"/>
                <w:szCs w:val="24"/>
                <w:highlight w:val="yellow"/>
              </w:rPr>
            </w:pPr>
            <w:ins w:id="272" w:author="APSL Legal" w:date="2022-05-16T13:29:00Z">
              <w:r w:rsidRPr="008B2AC8">
                <w:rPr>
                  <w:color w:val="000000"/>
                  <w:sz w:val="24"/>
                  <w:szCs w:val="24"/>
                </w:rPr>
                <w:t>Aurigene Pharmaceutical Services Limited</w:t>
              </w:r>
            </w:ins>
          </w:p>
        </w:tc>
      </w:tr>
      <w:tr w:rsidR="001018B2" w:rsidRPr="00DA16FA" w14:paraId="010D0015" w14:textId="77777777" w:rsidTr="001018B2">
        <w:trPr>
          <w:trHeight w:val="365"/>
        </w:trPr>
        <w:tc>
          <w:tcPr>
            <w:tcW w:w="4050" w:type="dxa"/>
            <w:tcBorders>
              <w:top w:val="nil"/>
              <w:left w:val="nil"/>
              <w:bottom w:val="nil"/>
              <w:right w:val="nil"/>
            </w:tcBorders>
          </w:tcPr>
          <w:p w14:paraId="12F0CC94" w14:textId="1D34C94D" w:rsidR="001018B2" w:rsidRPr="00C912F4" w:rsidRDefault="00680E23" w:rsidP="00680E23">
            <w:pPr>
              <w:pStyle w:val="Header"/>
              <w:keepNext/>
              <w:keepLines/>
              <w:tabs>
                <w:tab w:val="clear" w:pos="4320"/>
                <w:tab w:val="clear" w:pos="8640"/>
              </w:tabs>
              <w:rPr>
                <w:sz w:val="24"/>
                <w:szCs w:val="24"/>
              </w:rPr>
            </w:pPr>
            <w:r>
              <w:rPr>
                <w:sz w:val="24"/>
                <w:szCs w:val="24"/>
              </w:rPr>
              <w:t xml:space="preserve">225 </w:t>
            </w:r>
            <w:r w:rsidR="0092751B">
              <w:rPr>
                <w:sz w:val="24"/>
                <w:szCs w:val="24"/>
              </w:rPr>
              <w:t>Binney Street</w:t>
            </w:r>
          </w:p>
        </w:tc>
        <w:tc>
          <w:tcPr>
            <w:tcW w:w="4320" w:type="dxa"/>
            <w:tcBorders>
              <w:top w:val="nil"/>
              <w:left w:val="nil"/>
              <w:bottom w:val="nil"/>
              <w:right w:val="nil"/>
            </w:tcBorders>
          </w:tcPr>
          <w:p w14:paraId="3AE512BF" w14:textId="7EC54C6C" w:rsidR="001018B2" w:rsidRPr="00DA16FA" w:rsidRDefault="008B2AC8" w:rsidP="00261036">
            <w:pPr>
              <w:pStyle w:val="Header"/>
              <w:keepNext/>
              <w:keepLines/>
              <w:tabs>
                <w:tab w:val="clear" w:pos="4320"/>
                <w:tab w:val="clear" w:pos="8640"/>
              </w:tabs>
              <w:rPr>
                <w:color w:val="000000"/>
                <w:sz w:val="24"/>
                <w:szCs w:val="24"/>
                <w:highlight w:val="yellow"/>
              </w:rPr>
            </w:pPr>
            <w:proofErr w:type="spellStart"/>
            <w:ins w:id="273" w:author="APSL Legal" w:date="2022-05-16T13:30:00Z">
              <w:r w:rsidRPr="008B2AC8">
                <w:rPr>
                  <w:color w:val="000000"/>
                  <w:sz w:val="24"/>
                  <w:szCs w:val="24"/>
                </w:rPr>
                <w:t>Bollaram</w:t>
              </w:r>
              <w:proofErr w:type="spellEnd"/>
              <w:r w:rsidRPr="008B2AC8">
                <w:rPr>
                  <w:color w:val="000000"/>
                  <w:sz w:val="24"/>
                  <w:szCs w:val="24"/>
                </w:rPr>
                <w:t xml:space="preserve"> Road, Miyapur, Jaya Prakash Narayan Nagar, Miyapur, Telangana 500049</w:t>
              </w:r>
            </w:ins>
          </w:p>
        </w:tc>
      </w:tr>
      <w:tr w:rsidR="001018B2" w:rsidRPr="00DA16FA" w14:paraId="5C3C7ED4" w14:textId="77777777" w:rsidTr="001018B2">
        <w:trPr>
          <w:trHeight w:val="365"/>
        </w:trPr>
        <w:tc>
          <w:tcPr>
            <w:tcW w:w="4050" w:type="dxa"/>
            <w:tcBorders>
              <w:top w:val="nil"/>
              <w:left w:val="nil"/>
              <w:bottom w:val="nil"/>
              <w:right w:val="nil"/>
            </w:tcBorders>
          </w:tcPr>
          <w:p w14:paraId="6AC8DF2C" w14:textId="77777777" w:rsidR="001018B2" w:rsidRPr="00C912F4" w:rsidRDefault="00C912F4" w:rsidP="00680E23">
            <w:pPr>
              <w:pStyle w:val="Header"/>
              <w:keepNext/>
              <w:keepLines/>
              <w:tabs>
                <w:tab w:val="clear" w:pos="4320"/>
                <w:tab w:val="clear" w:pos="8640"/>
              </w:tabs>
              <w:rPr>
                <w:b/>
                <w:sz w:val="24"/>
                <w:szCs w:val="24"/>
              </w:rPr>
            </w:pPr>
            <w:r w:rsidRPr="00C912F4">
              <w:rPr>
                <w:sz w:val="24"/>
                <w:szCs w:val="24"/>
              </w:rPr>
              <w:t>Cambridge, MA 02142</w:t>
            </w:r>
          </w:p>
        </w:tc>
        <w:tc>
          <w:tcPr>
            <w:tcW w:w="4320" w:type="dxa"/>
            <w:tcBorders>
              <w:top w:val="nil"/>
              <w:left w:val="nil"/>
              <w:bottom w:val="nil"/>
              <w:right w:val="nil"/>
            </w:tcBorders>
          </w:tcPr>
          <w:p w14:paraId="37268802" w14:textId="77777777" w:rsidR="001018B2" w:rsidRPr="00DA16FA" w:rsidRDefault="001018B2" w:rsidP="00261036">
            <w:pPr>
              <w:pStyle w:val="Header"/>
              <w:keepNext/>
              <w:keepLines/>
              <w:tabs>
                <w:tab w:val="clear" w:pos="4320"/>
                <w:tab w:val="clear" w:pos="8640"/>
              </w:tabs>
              <w:rPr>
                <w:color w:val="000000"/>
                <w:sz w:val="24"/>
                <w:szCs w:val="24"/>
                <w:highlight w:val="yellow"/>
              </w:rPr>
            </w:pPr>
          </w:p>
        </w:tc>
      </w:tr>
      <w:tr w:rsidR="001018B2" w:rsidRPr="00DA16FA" w14:paraId="0BA681DB" w14:textId="77777777" w:rsidTr="001018B2">
        <w:trPr>
          <w:trHeight w:val="365"/>
        </w:trPr>
        <w:tc>
          <w:tcPr>
            <w:tcW w:w="4050" w:type="dxa"/>
            <w:tcBorders>
              <w:top w:val="nil"/>
              <w:left w:val="nil"/>
              <w:bottom w:val="nil"/>
              <w:right w:val="nil"/>
            </w:tcBorders>
          </w:tcPr>
          <w:p w14:paraId="17DA7D82" w14:textId="77777777" w:rsidR="001018B2" w:rsidRPr="00505898" w:rsidRDefault="001018B2" w:rsidP="00680E23">
            <w:pPr>
              <w:pStyle w:val="Header"/>
              <w:keepNext/>
              <w:keepLines/>
              <w:tabs>
                <w:tab w:val="clear" w:pos="4320"/>
                <w:tab w:val="clear" w:pos="8640"/>
                <w:tab w:val="left" w:pos="897"/>
              </w:tabs>
              <w:rPr>
                <w:sz w:val="24"/>
                <w:szCs w:val="24"/>
              </w:rPr>
            </w:pPr>
            <w:r w:rsidRPr="00505898">
              <w:rPr>
                <w:sz w:val="24"/>
                <w:szCs w:val="24"/>
              </w:rPr>
              <w:t>ATTN:</w:t>
            </w:r>
            <w:r w:rsidRPr="00505898">
              <w:rPr>
                <w:sz w:val="24"/>
                <w:szCs w:val="24"/>
              </w:rPr>
              <w:tab/>
            </w:r>
            <w:r w:rsidR="00EF5E77" w:rsidRPr="00505898">
              <w:rPr>
                <w:sz w:val="24"/>
                <w:szCs w:val="24"/>
              </w:rPr>
              <w:t>Contracts Administrator</w:t>
            </w:r>
          </w:p>
        </w:tc>
        <w:tc>
          <w:tcPr>
            <w:tcW w:w="4320" w:type="dxa"/>
            <w:tcBorders>
              <w:top w:val="nil"/>
              <w:left w:val="nil"/>
              <w:bottom w:val="nil"/>
              <w:right w:val="nil"/>
            </w:tcBorders>
          </w:tcPr>
          <w:p w14:paraId="340DACAF" w14:textId="0A32EB80" w:rsidR="001018B2" w:rsidRPr="00326A99" w:rsidRDefault="001018B2" w:rsidP="00261036">
            <w:pPr>
              <w:pStyle w:val="Header"/>
              <w:keepNext/>
              <w:keepLines/>
              <w:tabs>
                <w:tab w:val="clear" w:pos="4320"/>
                <w:tab w:val="clear" w:pos="8640"/>
                <w:tab w:val="left" w:pos="987"/>
              </w:tabs>
              <w:rPr>
                <w:color w:val="000000"/>
                <w:sz w:val="24"/>
                <w:szCs w:val="24"/>
              </w:rPr>
            </w:pPr>
            <w:r w:rsidRPr="00326A99">
              <w:rPr>
                <w:color w:val="000000"/>
                <w:sz w:val="24"/>
                <w:szCs w:val="24"/>
              </w:rPr>
              <w:t>ATTN:</w:t>
            </w:r>
            <w:r w:rsidRPr="00326A99">
              <w:rPr>
                <w:color w:val="000000"/>
                <w:sz w:val="24"/>
                <w:szCs w:val="24"/>
              </w:rPr>
              <w:tab/>
            </w:r>
            <w:del w:id="274" w:author="APSL Legal" w:date="2022-05-16T13:31:00Z">
              <w:r w:rsidRPr="00326A99" w:rsidDel="00197C80">
                <w:rPr>
                  <w:sz w:val="24"/>
                  <w:szCs w:val="24"/>
                </w:rPr>
                <w:delText>TITLE</w:delText>
              </w:r>
            </w:del>
            <w:ins w:id="275" w:author="APSL Legal" w:date="2022-05-16T13:30:00Z">
              <w:r w:rsidR="008B2AC8">
                <w:rPr>
                  <w:sz w:val="24"/>
                  <w:szCs w:val="24"/>
                </w:rPr>
                <w:t>Head – Business Development</w:t>
              </w:r>
            </w:ins>
          </w:p>
        </w:tc>
      </w:tr>
      <w:tr w:rsidR="001018B2" w:rsidRPr="00DA16FA" w14:paraId="0030FD23" w14:textId="77777777" w:rsidTr="001018B2">
        <w:trPr>
          <w:trHeight w:val="365"/>
        </w:trPr>
        <w:tc>
          <w:tcPr>
            <w:tcW w:w="4050" w:type="dxa"/>
            <w:tcBorders>
              <w:top w:val="nil"/>
              <w:left w:val="nil"/>
              <w:bottom w:val="nil"/>
              <w:right w:val="nil"/>
            </w:tcBorders>
          </w:tcPr>
          <w:p w14:paraId="0DD05E97" w14:textId="77777777" w:rsidR="00043939" w:rsidRPr="00505898" w:rsidRDefault="00043939" w:rsidP="00680E23">
            <w:pPr>
              <w:pStyle w:val="Header"/>
              <w:keepNext/>
              <w:keepLines/>
              <w:tabs>
                <w:tab w:val="clear" w:pos="4320"/>
                <w:tab w:val="clear" w:pos="8640"/>
              </w:tabs>
              <w:rPr>
                <w:b/>
                <w:i/>
                <w:sz w:val="24"/>
                <w:szCs w:val="24"/>
              </w:rPr>
            </w:pPr>
          </w:p>
          <w:p w14:paraId="0DC98AE5" w14:textId="77777777" w:rsidR="00043939" w:rsidRPr="00326A99" w:rsidRDefault="00043939" w:rsidP="00261036">
            <w:pPr>
              <w:pStyle w:val="Header"/>
              <w:keepNext/>
              <w:keepLines/>
              <w:tabs>
                <w:tab w:val="clear" w:pos="4320"/>
                <w:tab w:val="clear" w:pos="8640"/>
              </w:tabs>
              <w:rPr>
                <w:b/>
                <w:i/>
                <w:sz w:val="24"/>
                <w:szCs w:val="24"/>
              </w:rPr>
            </w:pPr>
          </w:p>
          <w:p w14:paraId="07E223F9" w14:textId="77777777" w:rsidR="001018B2" w:rsidRPr="00326A99" w:rsidRDefault="001018B2" w:rsidP="00261036">
            <w:pPr>
              <w:pStyle w:val="Header"/>
              <w:keepNext/>
              <w:keepLines/>
              <w:tabs>
                <w:tab w:val="clear" w:pos="4320"/>
                <w:tab w:val="clear" w:pos="8640"/>
              </w:tabs>
              <w:rPr>
                <w:sz w:val="24"/>
                <w:szCs w:val="24"/>
              </w:rPr>
            </w:pPr>
            <w:r w:rsidRPr="00326A99">
              <w:rPr>
                <w:b/>
                <w:i/>
                <w:sz w:val="24"/>
                <w:szCs w:val="24"/>
              </w:rPr>
              <w:t>With a copy to</w:t>
            </w:r>
            <w:r w:rsidRPr="00326A99">
              <w:rPr>
                <w:b/>
                <w:sz w:val="24"/>
                <w:szCs w:val="24"/>
              </w:rPr>
              <w:t>:</w:t>
            </w:r>
          </w:p>
          <w:p w14:paraId="098AC474" w14:textId="77777777" w:rsidR="001018B2" w:rsidRPr="00326A99" w:rsidRDefault="0092751B" w:rsidP="00261036">
            <w:pPr>
              <w:pStyle w:val="Header"/>
              <w:keepNext/>
              <w:keepLines/>
              <w:tabs>
                <w:tab w:val="clear" w:pos="4320"/>
                <w:tab w:val="clear" w:pos="8640"/>
              </w:tabs>
              <w:rPr>
                <w:sz w:val="24"/>
                <w:szCs w:val="24"/>
              </w:rPr>
            </w:pPr>
            <w:r w:rsidRPr="00326A99">
              <w:rPr>
                <w:sz w:val="24"/>
                <w:szCs w:val="24"/>
              </w:rPr>
              <w:t>Biogen</w:t>
            </w:r>
            <w:r w:rsidR="001018B2" w:rsidRPr="00326A99">
              <w:rPr>
                <w:sz w:val="24"/>
                <w:szCs w:val="24"/>
              </w:rPr>
              <w:t xml:space="preserve"> Inc.</w:t>
            </w:r>
          </w:p>
          <w:p w14:paraId="2B9F4413" w14:textId="77777777" w:rsidR="00C925FA" w:rsidRPr="00326A99" w:rsidRDefault="0092751B" w:rsidP="00261036">
            <w:pPr>
              <w:pStyle w:val="Header"/>
              <w:keepNext/>
              <w:keepLines/>
              <w:tabs>
                <w:tab w:val="clear" w:pos="4320"/>
                <w:tab w:val="clear" w:pos="8640"/>
              </w:tabs>
              <w:rPr>
                <w:sz w:val="24"/>
                <w:szCs w:val="24"/>
              </w:rPr>
            </w:pPr>
            <w:r w:rsidRPr="00326A99">
              <w:rPr>
                <w:sz w:val="24"/>
                <w:szCs w:val="24"/>
              </w:rPr>
              <w:t>225 Binney Street</w:t>
            </w:r>
          </w:p>
          <w:p w14:paraId="18034DA5" w14:textId="77777777" w:rsidR="001018B2" w:rsidRPr="00326A99" w:rsidRDefault="0092751B" w:rsidP="00261036">
            <w:pPr>
              <w:pStyle w:val="Header"/>
              <w:keepNext/>
              <w:keepLines/>
              <w:tabs>
                <w:tab w:val="clear" w:pos="4320"/>
                <w:tab w:val="clear" w:pos="8640"/>
              </w:tabs>
              <w:rPr>
                <w:sz w:val="24"/>
                <w:szCs w:val="24"/>
              </w:rPr>
            </w:pPr>
            <w:r w:rsidRPr="00326A99">
              <w:rPr>
                <w:sz w:val="24"/>
                <w:szCs w:val="24"/>
              </w:rPr>
              <w:t>Cambridge</w:t>
            </w:r>
            <w:r w:rsidR="00C925FA" w:rsidRPr="00326A99">
              <w:rPr>
                <w:sz w:val="24"/>
                <w:szCs w:val="24"/>
              </w:rPr>
              <w:t xml:space="preserve">, MA </w:t>
            </w:r>
            <w:r w:rsidRPr="00326A99">
              <w:rPr>
                <w:sz w:val="24"/>
                <w:szCs w:val="24"/>
              </w:rPr>
              <w:t>02142</w:t>
            </w:r>
          </w:p>
          <w:p w14:paraId="51C66405" w14:textId="77777777" w:rsidR="001018B2" w:rsidRPr="00326A99" w:rsidRDefault="001018B2" w:rsidP="00261036">
            <w:pPr>
              <w:pStyle w:val="Header"/>
              <w:keepNext/>
              <w:keepLines/>
              <w:tabs>
                <w:tab w:val="clear" w:pos="4320"/>
                <w:tab w:val="clear" w:pos="8640"/>
              </w:tabs>
              <w:rPr>
                <w:sz w:val="24"/>
                <w:szCs w:val="24"/>
              </w:rPr>
            </w:pPr>
            <w:r w:rsidRPr="00326A99">
              <w:rPr>
                <w:sz w:val="24"/>
                <w:szCs w:val="24"/>
              </w:rPr>
              <w:t>ATTN:  Executive Vice President</w:t>
            </w:r>
            <w:r w:rsidRPr="00326A99">
              <w:rPr>
                <w:sz w:val="24"/>
                <w:szCs w:val="24"/>
              </w:rPr>
              <w:br/>
            </w:r>
            <w:r w:rsidRPr="00326A99">
              <w:rPr>
                <w:sz w:val="24"/>
                <w:szCs w:val="24"/>
              </w:rPr>
              <w:tab/>
            </w:r>
            <w:r w:rsidR="00CE7B98" w:rsidRPr="00326A99">
              <w:rPr>
                <w:sz w:val="24"/>
                <w:szCs w:val="24"/>
              </w:rPr>
              <w:t xml:space="preserve"> </w:t>
            </w:r>
            <w:r w:rsidR="0092751B" w:rsidRPr="00326A99">
              <w:rPr>
                <w:sz w:val="24"/>
                <w:szCs w:val="24"/>
              </w:rPr>
              <w:t xml:space="preserve"> Chief Legal Officer</w:t>
            </w:r>
          </w:p>
          <w:p w14:paraId="42F7ECAE" w14:textId="77777777" w:rsidR="0057326B" w:rsidRPr="00326A99" w:rsidRDefault="0057326B" w:rsidP="00261036">
            <w:pPr>
              <w:pStyle w:val="Header"/>
              <w:keepNext/>
              <w:keepLines/>
              <w:tabs>
                <w:tab w:val="clear" w:pos="4320"/>
                <w:tab w:val="clear" w:pos="8640"/>
              </w:tabs>
              <w:rPr>
                <w:sz w:val="24"/>
                <w:szCs w:val="24"/>
              </w:rPr>
            </w:pPr>
            <w:r w:rsidRPr="00326A99">
              <w:rPr>
                <w:sz w:val="24"/>
                <w:szCs w:val="24"/>
              </w:rPr>
              <w:t>Fax:</w:t>
            </w:r>
            <w:r w:rsidRPr="00326A99">
              <w:rPr>
                <w:sz w:val="24"/>
                <w:szCs w:val="24"/>
              </w:rPr>
              <w:tab/>
              <w:t>(</w:t>
            </w:r>
            <w:r w:rsidRPr="00326A99">
              <w:rPr>
                <w:color w:val="000000"/>
                <w:sz w:val="24"/>
                <w:szCs w:val="24"/>
              </w:rPr>
              <w:t>866) 897-6623</w:t>
            </w:r>
          </w:p>
          <w:p w14:paraId="3C3FB963" w14:textId="77777777" w:rsidR="001018B2" w:rsidRPr="00505898" w:rsidRDefault="001018B2" w:rsidP="00261036">
            <w:pPr>
              <w:pStyle w:val="Header"/>
              <w:keepNext/>
              <w:keepLines/>
              <w:tabs>
                <w:tab w:val="clear" w:pos="4320"/>
                <w:tab w:val="clear" w:pos="8640"/>
              </w:tabs>
              <w:rPr>
                <w:sz w:val="24"/>
                <w:szCs w:val="24"/>
              </w:rPr>
            </w:pPr>
          </w:p>
        </w:tc>
        <w:tc>
          <w:tcPr>
            <w:tcW w:w="4320" w:type="dxa"/>
            <w:tcBorders>
              <w:top w:val="nil"/>
              <w:left w:val="nil"/>
              <w:bottom w:val="nil"/>
              <w:right w:val="nil"/>
            </w:tcBorders>
          </w:tcPr>
          <w:p w14:paraId="73B7CD33" w14:textId="3B23C795" w:rsidR="001018B2" w:rsidRPr="00326A99" w:rsidRDefault="001018B2" w:rsidP="00261036">
            <w:pPr>
              <w:pStyle w:val="Header"/>
              <w:tabs>
                <w:tab w:val="clear" w:pos="4320"/>
                <w:tab w:val="clear" w:pos="8640"/>
                <w:tab w:val="left" w:pos="807"/>
              </w:tabs>
              <w:rPr>
                <w:color w:val="000000"/>
                <w:sz w:val="24"/>
                <w:szCs w:val="24"/>
              </w:rPr>
            </w:pPr>
            <w:del w:id="276" w:author="APSL Legal" w:date="2022-05-16T13:30:00Z">
              <w:r w:rsidRPr="00326A99" w:rsidDel="008B2AC8">
                <w:rPr>
                  <w:color w:val="000000"/>
                  <w:sz w:val="24"/>
                  <w:szCs w:val="24"/>
                </w:rPr>
                <w:delText>Fax:</w:delText>
              </w:r>
            </w:del>
          </w:p>
          <w:p w14:paraId="6D480D3E" w14:textId="2F00FD27" w:rsidR="001018B2" w:rsidRPr="00326A99" w:rsidRDefault="001018B2" w:rsidP="00261036">
            <w:pPr>
              <w:pStyle w:val="Header"/>
              <w:keepNext/>
              <w:keepLines/>
              <w:tabs>
                <w:tab w:val="clear" w:pos="4320"/>
                <w:tab w:val="clear" w:pos="8640"/>
              </w:tabs>
              <w:rPr>
                <w:color w:val="000000"/>
                <w:sz w:val="24"/>
                <w:szCs w:val="24"/>
              </w:rPr>
            </w:pPr>
            <w:del w:id="277" w:author="APSL Legal" w:date="2022-05-16T13:32:00Z">
              <w:r w:rsidRPr="00326A99" w:rsidDel="00197C80">
                <w:rPr>
                  <w:color w:val="000000"/>
                  <w:sz w:val="24"/>
                  <w:szCs w:val="24"/>
                </w:rPr>
                <w:delText>Email:</w:delText>
              </w:r>
            </w:del>
            <w:del w:id="278" w:author="APSL Legal" w:date="2022-05-16T13:31:00Z">
              <w:r w:rsidRPr="00326A99" w:rsidDel="008B2AC8">
                <w:rPr>
                  <w:color w:val="000000"/>
                  <w:sz w:val="24"/>
                  <w:szCs w:val="24"/>
                </w:rPr>
                <w:delText xml:space="preserve"> </w:delText>
              </w:r>
            </w:del>
          </w:p>
        </w:tc>
      </w:tr>
      <w:tr w:rsidR="0057326B" w:rsidRPr="00DA16FA" w14:paraId="03425E74" w14:textId="77777777" w:rsidTr="001018B2">
        <w:trPr>
          <w:trHeight w:val="365"/>
        </w:trPr>
        <w:tc>
          <w:tcPr>
            <w:tcW w:w="4050" w:type="dxa"/>
            <w:tcBorders>
              <w:top w:val="nil"/>
              <w:left w:val="nil"/>
              <w:bottom w:val="nil"/>
              <w:right w:val="nil"/>
            </w:tcBorders>
          </w:tcPr>
          <w:p w14:paraId="726BD3B2" w14:textId="77777777" w:rsidR="0057326B" w:rsidRDefault="0057326B" w:rsidP="001018B2">
            <w:pPr>
              <w:pStyle w:val="Header"/>
              <w:tabs>
                <w:tab w:val="clear" w:pos="4320"/>
                <w:tab w:val="clear" w:pos="8640"/>
                <w:tab w:val="left" w:pos="897"/>
              </w:tabs>
              <w:rPr>
                <w:sz w:val="24"/>
                <w:szCs w:val="24"/>
                <w:highlight w:val="yellow"/>
              </w:rPr>
            </w:pPr>
          </w:p>
          <w:p w14:paraId="2DA54568" w14:textId="77777777" w:rsidR="0057326B" w:rsidRPr="00C912F4" w:rsidRDefault="0057326B" w:rsidP="001018B2">
            <w:pPr>
              <w:pStyle w:val="Header"/>
              <w:tabs>
                <w:tab w:val="clear" w:pos="4320"/>
                <w:tab w:val="clear" w:pos="8640"/>
                <w:tab w:val="left" w:pos="897"/>
              </w:tabs>
              <w:rPr>
                <w:sz w:val="24"/>
                <w:szCs w:val="24"/>
                <w:highlight w:val="yellow"/>
              </w:rPr>
            </w:pPr>
          </w:p>
        </w:tc>
        <w:tc>
          <w:tcPr>
            <w:tcW w:w="4320" w:type="dxa"/>
            <w:tcBorders>
              <w:top w:val="nil"/>
              <w:left w:val="nil"/>
              <w:bottom w:val="nil"/>
              <w:right w:val="nil"/>
            </w:tcBorders>
          </w:tcPr>
          <w:p w14:paraId="386484AB" w14:textId="77777777" w:rsidR="0057326B" w:rsidRPr="000F78FD" w:rsidRDefault="0057326B" w:rsidP="001018B2">
            <w:pPr>
              <w:pStyle w:val="Header"/>
              <w:tabs>
                <w:tab w:val="clear" w:pos="4320"/>
                <w:tab w:val="clear" w:pos="8640"/>
                <w:tab w:val="left" w:pos="807"/>
              </w:tabs>
              <w:rPr>
                <w:color w:val="000000"/>
                <w:sz w:val="24"/>
                <w:szCs w:val="24"/>
                <w:highlight w:val="yellow"/>
              </w:rPr>
            </w:pPr>
          </w:p>
        </w:tc>
      </w:tr>
    </w:tbl>
    <w:p w14:paraId="242E42D0" w14:textId="77777777" w:rsidR="001018B2" w:rsidRPr="00DA16FA" w:rsidRDefault="001018B2" w:rsidP="001018B2">
      <w:pPr>
        <w:widowControl w:val="0"/>
        <w:jc w:val="both"/>
        <w:rPr>
          <w:sz w:val="24"/>
          <w:szCs w:val="24"/>
        </w:rPr>
      </w:pPr>
      <w:r>
        <w:rPr>
          <w:sz w:val="24"/>
          <w:szCs w:val="24"/>
        </w:rPr>
        <w:t>21.2</w:t>
      </w:r>
      <w:r>
        <w:rPr>
          <w:sz w:val="24"/>
          <w:szCs w:val="24"/>
        </w:rPr>
        <w:tab/>
      </w:r>
      <w:r w:rsidRPr="00DA16FA">
        <w:rPr>
          <w:sz w:val="24"/>
          <w:szCs w:val="24"/>
        </w:rPr>
        <w:t>A party hereto may change its address for the receipt of notices hereunder by notifying the other party in writing of its new addre</w:t>
      </w:r>
      <w:r>
        <w:rPr>
          <w:sz w:val="24"/>
          <w:szCs w:val="24"/>
        </w:rPr>
        <w:t>ss in accordance with Section 21</w:t>
      </w:r>
      <w:r w:rsidRPr="00DA16FA">
        <w:rPr>
          <w:sz w:val="24"/>
          <w:szCs w:val="24"/>
        </w:rPr>
        <w:t>.1.</w:t>
      </w:r>
    </w:p>
    <w:p w14:paraId="1DC5E1A9" w14:textId="77777777" w:rsidR="001018B2" w:rsidRPr="00DA16FA" w:rsidRDefault="001018B2" w:rsidP="001018B2">
      <w:pPr>
        <w:widowControl w:val="0"/>
        <w:jc w:val="both"/>
        <w:rPr>
          <w:snapToGrid w:val="0"/>
          <w:sz w:val="24"/>
          <w:szCs w:val="24"/>
        </w:rPr>
      </w:pPr>
    </w:p>
    <w:p w14:paraId="4B6ECE6F" w14:textId="77777777" w:rsidR="001018B2" w:rsidRPr="00DA16FA" w:rsidRDefault="001018B2" w:rsidP="001018B2">
      <w:pPr>
        <w:widowControl w:val="0"/>
        <w:jc w:val="both"/>
        <w:rPr>
          <w:smallCaps/>
          <w:snapToGrid w:val="0"/>
          <w:sz w:val="24"/>
          <w:szCs w:val="24"/>
        </w:rPr>
      </w:pPr>
      <w:r w:rsidRPr="00DA16FA">
        <w:rPr>
          <w:snapToGrid w:val="0"/>
          <w:sz w:val="24"/>
          <w:szCs w:val="24"/>
        </w:rPr>
        <w:t>2</w:t>
      </w:r>
      <w:r>
        <w:rPr>
          <w:snapToGrid w:val="0"/>
          <w:sz w:val="24"/>
          <w:szCs w:val="24"/>
        </w:rPr>
        <w:t>2</w:t>
      </w:r>
      <w:r w:rsidRPr="00DA16FA">
        <w:rPr>
          <w:snapToGrid w:val="0"/>
          <w:sz w:val="24"/>
          <w:szCs w:val="24"/>
        </w:rPr>
        <w:t>.</w:t>
      </w:r>
      <w:r w:rsidRPr="00DA16FA">
        <w:rPr>
          <w:snapToGrid w:val="0"/>
          <w:sz w:val="24"/>
          <w:szCs w:val="24"/>
        </w:rPr>
        <w:tab/>
      </w:r>
      <w:r w:rsidRPr="00DA16FA">
        <w:rPr>
          <w:b/>
          <w:bCs/>
          <w:smallCaps/>
          <w:snapToGrid w:val="0"/>
          <w:sz w:val="24"/>
          <w:szCs w:val="24"/>
        </w:rPr>
        <w:t>Complete Agreement</w:t>
      </w:r>
    </w:p>
    <w:p w14:paraId="74F26172" w14:textId="77777777" w:rsidR="001018B2" w:rsidRPr="00DA16FA" w:rsidRDefault="001018B2" w:rsidP="001018B2">
      <w:pPr>
        <w:widowControl w:val="0"/>
        <w:jc w:val="both"/>
        <w:rPr>
          <w:snapToGrid w:val="0"/>
          <w:sz w:val="24"/>
          <w:szCs w:val="24"/>
        </w:rPr>
      </w:pPr>
    </w:p>
    <w:p w14:paraId="11914C8D" w14:textId="77777777" w:rsidR="001018B2" w:rsidRPr="00DA16FA" w:rsidRDefault="001018B2" w:rsidP="001018B2">
      <w:pPr>
        <w:widowControl w:val="0"/>
        <w:jc w:val="both"/>
        <w:rPr>
          <w:snapToGrid w:val="0"/>
          <w:sz w:val="24"/>
          <w:szCs w:val="24"/>
        </w:rPr>
      </w:pPr>
      <w:r w:rsidRPr="00DA16FA">
        <w:rPr>
          <w:snapToGrid w:val="0"/>
          <w:sz w:val="24"/>
          <w:szCs w:val="24"/>
        </w:rPr>
        <w:t>2</w:t>
      </w:r>
      <w:r>
        <w:rPr>
          <w:snapToGrid w:val="0"/>
          <w:sz w:val="24"/>
          <w:szCs w:val="24"/>
        </w:rPr>
        <w:t>2</w:t>
      </w:r>
      <w:r w:rsidRPr="00DA16FA">
        <w:rPr>
          <w:snapToGrid w:val="0"/>
          <w:sz w:val="24"/>
          <w:szCs w:val="24"/>
        </w:rPr>
        <w:t>.1</w:t>
      </w:r>
      <w:r w:rsidRPr="00DA16FA">
        <w:rPr>
          <w:snapToGrid w:val="0"/>
          <w:sz w:val="24"/>
          <w:szCs w:val="24"/>
        </w:rPr>
        <w:tab/>
        <w:t xml:space="preserve">This Agreement sets forth the entire understanding </w:t>
      </w:r>
      <w:r>
        <w:rPr>
          <w:snapToGrid w:val="0"/>
          <w:sz w:val="24"/>
          <w:szCs w:val="24"/>
        </w:rPr>
        <w:t>of</w:t>
      </w:r>
      <w:r w:rsidRPr="00DA16FA">
        <w:rPr>
          <w:snapToGrid w:val="0"/>
          <w:sz w:val="24"/>
          <w:szCs w:val="24"/>
        </w:rPr>
        <w:t xml:space="preserve"> the parties </w:t>
      </w:r>
      <w:r>
        <w:rPr>
          <w:snapToGrid w:val="0"/>
          <w:sz w:val="24"/>
          <w:szCs w:val="24"/>
        </w:rPr>
        <w:t xml:space="preserve">with respect to the subject matter hereof </w:t>
      </w:r>
      <w:r w:rsidRPr="00DA16FA">
        <w:rPr>
          <w:snapToGrid w:val="0"/>
          <w:sz w:val="24"/>
          <w:szCs w:val="24"/>
        </w:rPr>
        <w:t>and supersedes all prior agreements, arrangements and communications, whether oral or written, with respect to t</w:t>
      </w:r>
      <w:r>
        <w:rPr>
          <w:snapToGrid w:val="0"/>
          <w:sz w:val="24"/>
          <w:szCs w:val="24"/>
        </w:rPr>
        <w:t>he subject matter hereof.  Each</w:t>
      </w:r>
      <w:r w:rsidR="008C7B42">
        <w:rPr>
          <w:snapToGrid w:val="0"/>
          <w:sz w:val="24"/>
          <w:szCs w:val="24"/>
        </w:rPr>
        <w:t xml:space="preserve"> Work Schedule </w:t>
      </w:r>
      <w:r w:rsidRPr="00DA16FA">
        <w:rPr>
          <w:snapToGrid w:val="0"/>
          <w:sz w:val="24"/>
          <w:szCs w:val="24"/>
        </w:rPr>
        <w:t xml:space="preserve">shall be a complete statement of </w:t>
      </w:r>
      <w:r w:rsidR="008C7B42">
        <w:rPr>
          <w:snapToGrid w:val="0"/>
          <w:sz w:val="24"/>
          <w:szCs w:val="24"/>
        </w:rPr>
        <w:t>the relevant project terms</w:t>
      </w:r>
      <w:r w:rsidRPr="00DA16FA">
        <w:rPr>
          <w:snapToGrid w:val="0"/>
          <w:sz w:val="24"/>
          <w:szCs w:val="24"/>
        </w:rPr>
        <w:t xml:space="preserve"> and shall supplement the terms and conditions of this Agreement </w:t>
      </w:r>
      <w:r>
        <w:rPr>
          <w:snapToGrid w:val="0"/>
          <w:sz w:val="24"/>
          <w:szCs w:val="24"/>
        </w:rPr>
        <w:t xml:space="preserve">solely </w:t>
      </w:r>
      <w:r w:rsidR="008C7B42">
        <w:rPr>
          <w:snapToGrid w:val="0"/>
          <w:sz w:val="24"/>
          <w:szCs w:val="24"/>
        </w:rPr>
        <w:t xml:space="preserve">for the purposes of </w:t>
      </w:r>
      <w:r>
        <w:rPr>
          <w:snapToGrid w:val="0"/>
          <w:sz w:val="24"/>
          <w:szCs w:val="24"/>
        </w:rPr>
        <w:t xml:space="preserve">such </w:t>
      </w:r>
      <w:r w:rsidR="008C7B42">
        <w:rPr>
          <w:sz w:val="24"/>
          <w:szCs w:val="24"/>
        </w:rPr>
        <w:t xml:space="preserve">Work </w:t>
      </w:r>
      <w:r w:rsidRPr="00DA16FA">
        <w:rPr>
          <w:snapToGrid w:val="0"/>
          <w:sz w:val="24"/>
          <w:szCs w:val="24"/>
        </w:rPr>
        <w:t xml:space="preserve">Schedule. </w:t>
      </w:r>
      <w:r w:rsidR="008C7B42">
        <w:rPr>
          <w:snapToGrid w:val="0"/>
          <w:sz w:val="24"/>
          <w:szCs w:val="24"/>
        </w:rPr>
        <w:t xml:space="preserve"> The terms of a Work Schedule may not modify or expand the terms of this Agreement.</w:t>
      </w:r>
    </w:p>
    <w:p w14:paraId="0E3273B3" w14:textId="77777777" w:rsidR="001018B2" w:rsidRPr="00DA16FA" w:rsidRDefault="001018B2" w:rsidP="001018B2">
      <w:pPr>
        <w:keepNext/>
        <w:widowControl w:val="0"/>
        <w:jc w:val="both"/>
        <w:rPr>
          <w:snapToGrid w:val="0"/>
          <w:sz w:val="24"/>
          <w:szCs w:val="24"/>
        </w:rPr>
      </w:pPr>
    </w:p>
    <w:p w14:paraId="408D4F87" w14:textId="77777777" w:rsidR="001018B2" w:rsidRPr="00DA16FA" w:rsidRDefault="001018B2" w:rsidP="001018B2">
      <w:pPr>
        <w:pStyle w:val="BodyText2"/>
        <w:keepNext/>
        <w:keepLines/>
        <w:autoSpaceDE/>
        <w:autoSpaceDN/>
        <w:adjustRightInd/>
        <w:spacing w:line="240" w:lineRule="auto"/>
        <w:rPr>
          <w:smallCaps/>
          <w:color w:val="auto"/>
          <w:sz w:val="24"/>
          <w:szCs w:val="24"/>
        </w:rPr>
      </w:pPr>
      <w:r w:rsidRPr="00DA16FA">
        <w:rPr>
          <w:snapToGrid w:val="0"/>
          <w:sz w:val="24"/>
          <w:szCs w:val="24"/>
        </w:rPr>
        <w:t>2</w:t>
      </w:r>
      <w:r>
        <w:rPr>
          <w:snapToGrid w:val="0"/>
          <w:sz w:val="24"/>
          <w:szCs w:val="24"/>
        </w:rPr>
        <w:t>3</w:t>
      </w:r>
      <w:r w:rsidRPr="00DA16FA">
        <w:rPr>
          <w:snapToGrid w:val="0"/>
          <w:sz w:val="24"/>
          <w:szCs w:val="24"/>
        </w:rPr>
        <w:t>.</w:t>
      </w:r>
      <w:r w:rsidRPr="00DA16FA">
        <w:rPr>
          <w:b/>
          <w:bCs/>
          <w:smallCaps/>
          <w:color w:val="auto"/>
          <w:sz w:val="24"/>
          <w:szCs w:val="24"/>
        </w:rPr>
        <w:tab/>
        <w:t>Amendment</w:t>
      </w:r>
    </w:p>
    <w:p w14:paraId="0830BC0C" w14:textId="77777777" w:rsidR="001018B2" w:rsidRPr="00DA16FA" w:rsidRDefault="001018B2" w:rsidP="001018B2">
      <w:pPr>
        <w:keepNext/>
        <w:widowControl w:val="0"/>
        <w:jc w:val="both"/>
        <w:rPr>
          <w:snapToGrid w:val="0"/>
          <w:sz w:val="24"/>
          <w:szCs w:val="24"/>
        </w:rPr>
      </w:pPr>
    </w:p>
    <w:p w14:paraId="50AACF35" w14:textId="77777777" w:rsidR="001018B2" w:rsidRPr="00DA16FA" w:rsidRDefault="001018B2" w:rsidP="001018B2">
      <w:pPr>
        <w:pStyle w:val="BodyText2"/>
        <w:keepNext/>
        <w:widowControl w:val="0"/>
        <w:autoSpaceDE/>
        <w:autoSpaceDN/>
        <w:adjustRightInd/>
        <w:spacing w:line="240" w:lineRule="auto"/>
        <w:rPr>
          <w:color w:val="auto"/>
          <w:sz w:val="24"/>
          <w:szCs w:val="24"/>
        </w:rPr>
      </w:pPr>
      <w:r w:rsidRPr="00DA16FA">
        <w:rPr>
          <w:color w:val="auto"/>
          <w:sz w:val="24"/>
          <w:szCs w:val="24"/>
        </w:rPr>
        <w:t>2</w:t>
      </w:r>
      <w:r>
        <w:rPr>
          <w:color w:val="auto"/>
          <w:sz w:val="24"/>
          <w:szCs w:val="24"/>
        </w:rPr>
        <w:t>3</w:t>
      </w:r>
      <w:r w:rsidRPr="00DA16FA">
        <w:rPr>
          <w:color w:val="auto"/>
          <w:sz w:val="24"/>
          <w:szCs w:val="24"/>
        </w:rPr>
        <w:t>.1</w:t>
      </w:r>
      <w:r w:rsidRPr="00DA16FA">
        <w:rPr>
          <w:color w:val="auto"/>
          <w:sz w:val="24"/>
          <w:szCs w:val="24"/>
        </w:rPr>
        <w:tab/>
      </w:r>
      <w:r>
        <w:rPr>
          <w:color w:val="auto"/>
          <w:sz w:val="24"/>
          <w:szCs w:val="24"/>
        </w:rPr>
        <w:t xml:space="preserve">Neither this Agreement nor any </w:t>
      </w:r>
      <w:r w:rsidR="008C7B42">
        <w:rPr>
          <w:color w:val="auto"/>
          <w:sz w:val="24"/>
          <w:szCs w:val="24"/>
        </w:rPr>
        <w:t xml:space="preserve">Work </w:t>
      </w:r>
      <w:r w:rsidRPr="00DA16FA">
        <w:rPr>
          <w:color w:val="auto"/>
          <w:sz w:val="24"/>
          <w:szCs w:val="24"/>
        </w:rPr>
        <w:t xml:space="preserve">Schedule may be modified or amended except by the mutual written agreement of the parties.  </w:t>
      </w:r>
    </w:p>
    <w:p w14:paraId="43DBFC98" w14:textId="77777777" w:rsidR="001018B2" w:rsidRPr="00DA16FA" w:rsidRDefault="001018B2" w:rsidP="001018B2">
      <w:pPr>
        <w:widowControl w:val="0"/>
        <w:jc w:val="both"/>
        <w:rPr>
          <w:snapToGrid w:val="0"/>
          <w:sz w:val="24"/>
          <w:szCs w:val="24"/>
        </w:rPr>
      </w:pPr>
    </w:p>
    <w:p w14:paraId="697632FA" w14:textId="77777777" w:rsidR="001018B2" w:rsidRPr="00DA16FA" w:rsidRDefault="001018B2" w:rsidP="001018B2">
      <w:pPr>
        <w:pStyle w:val="BodyText2"/>
        <w:keepLines/>
        <w:autoSpaceDE/>
        <w:autoSpaceDN/>
        <w:adjustRightInd/>
        <w:spacing w:line="240" w:lineRule="auto"/>
        <w:rPr>
          <w:smallCaps/>
          <w:color w:val="auto"/>
          <w:sz w:val="24"/>
          <w:szCs w:val="24"/>
        </w:rPr>
      </w:pPr>
      <w:r w:rsidRPr="00DA16FA">
        <w:rPr>
          <w:color w:val="auto"/>
          <w:sz w:val="24"/>
          <w:szCs w:val="24"/>
        </w:rPr>
        <w:t>2</w:t>
      </w:r>
      <w:r>
        <w:rPr>
          <w:color w:val="auto"/>
          <w:sz w:val="24"/>
          <w:szCs w:val="24"/>
        </w:rPr>
        <w:t>4</w:t>
      </w:r>
      <w:r w:rsidRPr="00DA16FA">
        <w:rPr>
          <w:color w:val="auto"/>
          <w:sz w:val="24"/>
          <w:szCs w:val="24"/>
        </w:rPr>
        <w:t>.</w:t>
      </w:r>
      <w:r w:rsidRPr="00DA16FA">
        <w:rPr>
          <w:color w:val="auto"/>
          <w:sz w:val="24"/>
          <w:szCs w:val="24"/>
        </w:rPr>
        <w:tab/>
      </w:r>
      <w:r w:rsidRPr="00DA16FA">
        <w:rPr>
          <w:b/>
          <w:bCs/>
          <w:smallCaps/>
          <w:color w:val="auto"/>
          <w:sz w:val="24"/>
          <w:szCs w:val="24"/>
        </w:rPr>
        <w:t>Waiver</w:t>
      </w:r>
    </w:p>
    <w:p w14:paraId="768E7FE7" w14:textId="77777777" w:rsidR="001018B2" w:rsidRPr="00DA16FA" w:rsidRDefault="001018B2" w:rsidP="001018B2">
      <w:pPr>
        <w:widowControl w:val="0"/>
        <w:jc w:val="both"/>
        <w:rPr>
          <w:snapToGrid w:val="0"/>
          <w:sz w:val="24"/>
          <w:szCs w:val="24"/>
        </w:rPr>
      </w:pPr>
    </w:p>
    <w:p w14:paraId="53CDAE03" w14:textId="77777777" w:rsidR="001018B2" w:rsidRPr="00DA16FA" w:rsidRDefault="001018B2" w:rsidP="001018B2">
      <w:pPr>
        <w:pStyle w:val="BodyText2"/>
        <w:widowControl w:val="0"/>
        <w:autoSpaceDE/>
        <w:autoSpaceDN/>
        <w:adjustRightInd/>
        <w:spacing w:line="240" w:lineRule="auto"/>
        <w:rPr>
          <w:color w:val="auto"/>
          <w:sz w:val="24"/>
          <w:szCs w:val="24"/>
        </w:rPr>
      </w:pPr>
      <w:r>
        <w:rPr>
          <w:color w:val="auto"/>
          <w:sz w:val="24"/>
          <w:szCs w:val="24"/>
        </w:rPr>
        <w:t>24</w:t>
      </w:r>
      <w:r w:rsidRPr="00DA16FA">
        <w:rPr>
          <w:color w:val="auto"/>
          <w:sz w:val="24"/>
          <w:szCs w:val="24"/>
        </w:rPr>
        <w:t>.1</w:t>
      </w:r>
      <w:r w:rsidRPr="00DA16FA">
        <w:rPr>
          <w:color w:val="auto"/>
          <w:sz w:val="24"/>
          <w:szCs w:val="24"/>
        </w:rPr>
        <w:tab/>
        <w:t>The delay or failure by either party to exercise or enforce any of its rig</w:t>
      </w:r>
      <w:r>
        <w:rPr>
          <w:color w:val="auto"/>
          <w:sz w:val="24"/>
          <w:szCs w:val="24"/>
        </w:rPr>
        <w:t>hts under this Agreement or any</w:t>
      </w:r>
      <w:r w:rsidRPr="00DA16FA">
        <w:rPr>
          <w:color w:val="auto"/>
          <w:sz w:val="24"/>
          <w:szCs w:val="24"/>
        </w:rPr>
        <w:t xml:space="preserve"> </w:t>
      </w:r>
      <w:r w:rsidR="008C7B42">
        <w:rPr>
          <w:color w:val="auto"/>
          <w:sz w:val="24"/>
          <w:szCs w:val="24"/>
        </w:rPr>
        <w:t xml:space="preserve">Work </w:t>
      </w:r>
      <w:r w:rsidRPr="00DA16FA">
        <w:rPr>
          <w:color w:val="auto"/>
          <w:sz w:val="24"/>
          <w:szCs w:val="24"/>
        </w:rPr>
        <w:t xml:space="preserve">Schedule shall not constitute or be deemed a waiver of that party’s right </w:t>
      </w:r>
      <w:r w:rsidRPr="00DA16FA">
        <w:rPr>
          <w:color w:val="auto"/>
          <w:sz w:val="24"/>
          <w:szCs w:val="24"/>
        </w:rPr>
        <w:lastRenderedPageBreak/>
        <w:t>thereafter to enforce those rights, nor shall any single or partial exercise of any such right</w:t>
      </w:r>
      <w:r>
        <w:rPr>
          <w:color w:val="auto"/>
          <w:sz w:val="24"/>
          <w:szCs w:val="24"/>
        </w:rPr>
        <w:t>s</w:t>
      </w:r>
      <w:r w:rsidRPr="00DA16FA">
        <w:rPr>
          <w:color w:val="auto"/>
          <w:sz w:val="24"/>
          <w:szCs w:val="24"/>
        </w:rPr>
        <w:t xml:space="preserve"> preclude any other or further exercise thereof or the exercise of any other right.  No waiver of any prov</w:t>
      </w:r>
      <w:r>
        <w:rPr>
          <w:color w:val="auto"/>
          <w:sz w:val="24"/>
          <w:szCs w:val="24"/>
        </w:rPr>
        <w:t xml:space="preserve">ision of this Agreement or any </w:t>
      </w:r>
      <w:r w:rsidR="008C7B42">
        <w:rPr>
          <w:color w:val="auto"/>
          <w:sz w:val="24"/>
          <w:szCs w:val="24"/>
        </w:rPr>
        <w:t xml:space="preserve">Work </w:t>
      </w:r>
      <w:r w:rsidRPr="00DA16FA">
        <w:rPr>
          <w:color w:val="auto"/>
          <w:sz w:val="24"/>
          <w:szCs w:val="24"/>
        </w:rPr>
        <w:t xml:space="preserve">Schedule shall be effective unless it is in writing and signed by the party against which it is sought to be enforced.  </w:t>
      </w:r>
    </w:p>
    <w:p w14:paraId="149994EA" w14:textId="77777777" w:rsidR="001018B2" w:rsidRPr="00DA16FA" w:rsidRDefault="001018B2" w:rsidP="001018B2">
      <w:pPr>
        <w:pStyle w:val="BodyText2"/>
        <w:keepLines/>
        <w:autoSpaceDE/>
        <w:autoSpaceDN/>
        <w:adjustRightInd/>
        <w:spacing w:line="240" w:lineRule="auto"/>
        <w:rPr>
          <w:color w:val="auto"/>
          <w:sz w:val="24"/>
          <w:szCs w:val="24"/>
        </w:rPr>
      </w:pPr>
    </w:p>
    <w:p w14:paraId="62F29718" w14:textId="77777777" w:rsidR="001018B2" w:rsidRPr="00DA16FA" w:rsidRDefault="001018B2" w:rsidP="001018B2">
      <w:pPr>
        <w:pStyle w:val="BodyText2"/>
        <w:keepLines/>
        <w:autoSpaceDE/>
        <w:autoSpaceDN/>
        <w:adjustRightInd/>
        <w:spacing w:line="240" w:lineRule="auto"/>
        <w:rPr>
          <w:smallCaps/>
          <w:color w:val="auto"/>
          <w:sz w:val="24"/>
          <w:szCs w:val="24"/>
        </w:rPr>
      </w:pPr>
      <w:r>
        <w:rPr>
          <w:color w:val="auto"/>
          <w:sz w:val="24"/>
          <w:szCs w:val="24"/>
        </w:rPr>
        <w:t>25</w:t>
      </w:r>
      <w:r w:rsidRPr="00DA16FA">
        <w:rPr>
          <w:color w:val="auto"/>
          <w:sz w:val="24"/>
          <w:szCs w:val="24"/>
        </w:rPr>
        <w:t>.</w:t>
      </w:r>
      <w:r w:rsidRPr="00DA16FA">
        <w:rPr>
          <w:color w:val="auto"/>
          <w:sz w:val="24"/>
          <w:szCs w:val="24"/>
        </w:rPr>
        <w:tab/>
      </w:r>
      <w:r w:rsidRPr="00DA16FA">
        <w:rPr>
          <w:b/>
          <w:bCs/>
          <w:smallCaps/>
          <w:color w:val="auto"/>
          <w:sz w:val="24"/>
          <w:szCs w:val="24"/>
        </w:rPr>
        <w:t>Excused Performance</w:t>
      </w:r>
    </w:p>
    <w:p w14:paraId="0F9B5581" w14:textId="77777777" w:rsidR="001018B2" w:rsidRPr="00DA16FA" w:rsidRDefault="001018B2" w:rsidP="001018B2">
      <w:pPr>
        <w:pStyle w:val="BodyText2"/>
        <w:keepLines/>
        <w:autoSpaceDE/>
        <w:autoSpaceDN/>
        <w:adjustRightInd/>
        <w:spacing w:line="240" w:lineRule="auto"/>
        <w:rPr>
          <w:color w:val="auto"/>
          <w:sz w:val="24"/>
          <w:szCs w:val="24"/>
        </w:rPr>
      </w:pPr>
    </w:p>
    <w:p w14:paraId="552BEAE9" w14:textId="77777777" w:rsidR="001018B2" w:rsidRPr="00AE695F" w:rsidRDefault="001018B2" w:rsidP="001018B2">
      <w:pPr>
        <w:pStyle w:val="BodyTextIndent3"/>
        <w:spacing w:after="0"/>
        <w:ind w:left="0"/>
        <w:jc w:val="both"/>
        <w:rPr>
          <w:color w:val="000000"/>
          <w:sz w:val="24"/>
          <w:szCs w:val="24"/>
        </w:rPr>
      </w:pPr>
      <w:r>
        <w:rPr>
          <w:sz w:val="24"/>
          <w:szCs w:val="24"/>
        </w:rPr>
        <w:t>25</w:t>
      </w:r>
      <w:r w:rsidRPr="00DA16FA">
        <w:rPr>
          <w:sz w:val="24"/>
          <w:szCs w:val="24"/>
        </w:rPr>
        <w:t>.1</w:t>
      </w:r>
      <w:r w:rsidRPr="00DA16FA">
        <w:rPr>
          <w:sz w:val="24"/>
          <w:szCs w:val="24"/>
        </w:rPr>
        <w:tab/>
      </w:r>
      <w:r w:rsidRPr="00AE695F">
        <w:rPr>
          <w:color w:val="000000"/>
          <w:sz w:val="24"/>
          <w:szCs w:val="24"/>
        </w:rPr>
        <w:t xml:space="preserve">In the event either </w:t>
      </w:r>
      <w:r>
        <w:rPr>
          <w:color w:val="000000"/>
          <w:sz w:val="24"/>
          <w:szCs w:val="24"/>
        </w:rPr>
        <w:t>p</w:t>
      </w:r>
      <w:r w:rsidRPr="00AE695F">
        <w:rPr>
          <w:color w:val="000000"/>
          <w:sz w:val="24"/>
          <w:szCs w:val="24"/>
        </w:rPr>
        <w:t xml:space="preserve">arty is delayed or hindered in or prevented from the performance of any of its obligations required under this Agreement by reasons of strike, lockouts, labor troubles, inability to procure materials, failure of power or restrictive government or judicial orders or decrees, riots, insurrection, war, </w:t>
      </w:r>
      <w:r w:rsidR="000E329B">
        <w:rPr>
          <w:color w:val="000000"/>
          <w:sz w:val="24"/>
          <w:szCs w:val="24"/>
        </w:rPr>
        <w:t xml:space="preserve">terrorism, </w:t>
      </w:r>
      <w:r w:rsidRPr="00AE695F">
        <w:rPr>
          <w:color w:val="000000"/>
          <w:sz w:val="24"/>
          <w:szCs w:val="24"/>
        </w:rPr>
        <w:t xml:space="preserve">acts of God, inclement weather or any similar reason or cause beyond the </w:t>
      </w:r>
      <w:r>
        <w:rPr>
          <w:color w:val="000000"/>
          <w:sz w:val="24"/>
          <w:szCs w:val="24"/>
        </w:rPr>
        <w:t>p</w:t>
      </w:r>
      <w:r w:rsidRPr="00AE695F">
        <w:rPr>
          <w:color w:val="000000"/>
          <w:sz w:val="24"/>
          <w:szCs w:val="24"/>
        </w:rPr>
        <w:t xml:space="preserve">arty’s </w:t>
      </w:r>
      <w:r w:rsidR="000E329B">
        <w:rPr>
          <w:color w:val="000000"/>
          <w:sz w:val="24"/>
          <w:szCs w:val="24"/>
        </w:rPr>
        <w:t xml:space="preserve">reasonable </w:t>
      </w:r>
      <w:r w:rsidRPr="00AE695F">
        <w:rPr>
          <w:color w:val="000000"/>
          <w:sz w:val="24"/>
          <w:szCs w:val="24"/>
        </w:rPr>
        <w:t xml:space="preserve">control, and such </w:t>
      </w:r>
      <w:r>
        <w:rPr>
          <w:color w:val="000000"/>
          <w:sz w:val="24"/>
          <w:szCs w:val="24"/>
        </w:rPr>
        <w:t>p</w:t>
      </w:r>
      <w:r w:rsidRPr="00AE695F">
        <w:rPr>
          <w:color w:val="000000"/>
          <w:sz w:val="24"/>
          <w:szCs w:val="24"/>
        </w:rPr>
        <w:t>arty has exerted all reasonable efforts to avoid or remedy such event, then performance of such act shall be excused for the period of such delay</w:t>
      </w:r>
      <w:r>
        <w:rPr>
          <w:color w:val="000000"/>
          <w:sz w:val="24"/>
          <w:szCs w:val="24"/>
        </w:rPr>
        <w:t>;</w:t>
      </w:r>
      <w:r w:rsidRPr="00AE695F">
        <w:rPr>
          <w:color w:val="000000"/>
          <w:sz w:val="24"/>
          <w:szCs w:val="24"/>
        </w:rPr>
        <w:t xml:space="preserve"> provided, however, that if such delay continues in excess of one (1) month, either </w:t>
      </w:r>
      <w:r>
        <w:rPr>
          <w:color w:val="000000"/>
          <w:sz w:val="24"/>
          <w:szCs w:val="24"/>
        </w:rPr>
        <w:t>p</w:t>
      </w:r>
      <w:r w:rsidRPr="00AE695F">
        <w:rPr>
          <w:color w:val="000000"/>
          <w:sz w:val="24"/>
          <w:szCs w:val="24"/>
        </w:rPr>
        <w:t xml:space="preserve">arty may terminate the affected </w:t>
      </w:r>
      <w:r>
        <w:rPr>
          <w:color w:val="000000"/>
          <w:sz w:val="24"/>
          <w:szCs w:val="24"/>
        </w:rPr>
        <w:t xml:space="preserve"> </w:t>
      </w:r>
      <w:r w:rsidR="000E329B">
        <w:rPr>
          <w:color w:val="000000"/>
          <w:sz w:val="24"/>
          <w:szCs w:val="24"/>
        </w:rPr>
        <w:t xml:space="preserve">Work </w:t>
      </w:r>
      <w:r>
        <w:rPr>
          <w:color w:val="000000"/>
          <w:sz w:val="24"/>
          <w:szCs w:val="24"/>
        </w:rPr>
        <w:t>Schedules</w:t>
      </w:r>
      <w:r w:rsidRPr="00AE695F">
        <w:rPr>
          <w:color w:val="000000"/>
          <w:sz w:val="24"/>
          <w:szCs w:val="24"/>
        </w:rPr>
        <w:t xml:space="preserve"> by providing written notice of such termination to the other </w:t>
      </w:r>
      <w:r>
        <w:rPr>
          <w:color w:val="000000"/>
          <w:sz w:val="24"/>
          <w:szCs w:val="24"/>
        </w:rPr>
        <w:t>p</w:t>
      </w:r>
      <w:r w:rsidRPr="00AE695F">
        <w:rPr>
          <w:color w:val="000000"/>
          <w:sz w:val="24"/>
          <w:szCs w:val="24"/>
        </w:rPr>
        <w:t xml:space="preserve">arty.  Notice of the start and stop of any such </w:t>
      </w:r>
      <w:r w:rsidRPr="00B834B2">
        <w:rPr>
          <w:i/>
          <w:color w:val="000000"/>
          <w:sz w:val="24"/>
          <w:szCs w:val="24"/>
        </w:rPr>
        <w:t>force majeure</w:t>
      </w:r>
      <w:r w:rsidRPr="00AE695F">
        <w:rPr>
          <w:color w:val="000000"/>
          <w:sz w:val="24"/>
          <w:szCs w:val="24"/>
        </w:rPr>
        <w:t xml:space="preserve"> </w:t>
      </w:r>
      <w:r>
        <w:rPr>
          <w:color w:val="000000"/>
          <w:sz w:val="24"/>
          <w:szCs w:val="24"/>
        </w:rPr>
        <w:t xml:space="preserve">event </w:t>
      </w:r>
      <w:r w:rsidRPr="00AE695F">
        <w:rPr>
          <w:color w:val="000000"/>
          <w:sz w:val="24"/>
          <w:szCs w:val="24"/>
        </w:rPr>
        <w:t xml:space="preserve">shall be provided in writing to the other </w:t>
      </w:r>
      <w:r>
        <w:rPr>
          <w:color w:val="000000"/>
          <w:sz w:val="24"/>
          <w:szCs w:val="24"/>
        </w:rPr>
        <w:t>p</w:t>
      </w:r>
      <w:r w:rsidRPr="00AE695F">
        <w:rPr>
          <w:color w:val="000000"/>
          <w:sz w:val="24"/>
          <w:szCs w:val="24"/>
        </w:rPr>
        <w:t>arty</w:t>
      </w:r>
      <w:r w:rsidRPr="00AE695F">
        <w:rPr>
          <w:sz w:val="24"/>
          <w:szCs w:val="24"/>
        </w:rPr>
        <w:t xml:space="preserve">.  </w:t>
      </w:r>
    </w:p>
    <w:p w14:paraId="10DFDD91" w14:textId="77777777" w:rsidR="001018B2" w:rsidRPr="00AE695F" w:rsidRDefault="001018B2" w:rsidP="001018B2">
      <w:pPr>
        <w:pStyle w:val="BodyTextIndent3"/>
        <w:spacing w:after="0"/>
        <w:ind w:left="0"/>
        <w:jc w:val="both"/>
        <w:rPr>
          <w:sz w:val="24"/>
          <w:szCs w:val="24"/>
        </w:rPr>
      </w:pPr>
    </w:p>
    <w:p w14:paraId="7743ACE2" w14:textId="77777777" w:rsidR="001018B2" w:rsidRPr="00DA16FA" w:rsidRDefault="001018B2" w:rsidP="001018B2">
      <w:pPr>
        <w:pStyle w:val="BodyText2"/>
        <w:keepLines/>
        <w:autoSpaceDE/>
        <w:autoSpaceDN/>
        <w:adjustRightInd/>
        <w:spacing w:line="240" w:lineRule="auto"/>
        <w:rPr>
          <w:smallCaps/>
          <w:color w:val="auto"/>
          <w:sz w:val="24"/>
          <w:szCs w:val="24"/>
        </w:rPr>
      </w:pPr>
      <w:r>
        <w:rPr>
          <w:color w:val="auto"/>
          <w:sz w:val="24"/>
          <w:szCs w:val="24"/>
        </w:rPr>
        <w:t>26</w:t>
      </w:r>
      <w:r w:rsidRPr="00DA16FA">
        <w:rPr>
          <w:color w:val="auto"/>
          <w:sz w:val="24"/>
          <w:szCs w:val="24"/>
        </w:rPr>
        <w:t>.</w:t>
      </w:r>
      <w:r w:rsidRPr="00DA16FA">
        <w:rPr>
          <w:color w:val="auto"/>
          <w:sz w:val="24"/>
          <w:szCs w:val="24"/>
        </w:rPr>
        <w:tab/>
      </w:r>
      <w:r w:rsidRPr="00DA16FA">
        <w:rPr>
          <w:b/>
          <w:bCs/>
          <w:smallCaps/>
          <w:color w:val="auto"/>
          <w:sz w:val="24"/>
          <w:szCs w:val="24"/>
        </w:rPr>
        <w:t>Governing Law</w:t>
      </w:r>
    </w:p>
    <w:p w14:paraId="7A4C568E" w14:textId="77777777" w:rsidR="001018B2" w:rsidRPr="00DA16FA" w:rsidRDefault="001018B2" w:rsidP="001018B2">
      <w:pPr>
        <w:pStyle w:val="BodyText2"/>
        <w:widowControl w:val="0"/>
        <w:autoSpaceDE/>
        <w:autoSpaceDN/>
        <w:adjustRightInd/>
        <w:spacing w:line="240" w:lineRule="auto"/>
        <w:rPr>
          <w:color w:val="auto"/>
          <w:sz w:val="24"/>
          <w:szCs w:val="24"/>
        </w:rPr>
      </w:pPr>
    </w:p>
    <w:p w14:paraId="5DA17A8C" w14:textId="30ACE7B7" w:rsidR="001018B2" w:rsidRPr="00DA16FA" w:rsidRDefault="001018B2" w:rsidP="001018B2">
      <w:pPr>
        <w:pStyle w:val="BodyTextIndent3"/>
        <w:spacing w:after="0"/>
        <w:ind w:left="0"/>
        <w:jc w:val="both"/>
        <w:rPr>
          <w:sz w:val="24"/>
          <w:szCs w:val="24"/>
        </w:rPr>
      </w:pPr>
      <w:r>
        <w:rPr>
          <w:sz w:val="24"/>
          <w:szCs w:val="24"/>
        </w:rPr>
        <w:t>26</w:t>
      </w:r>
      <w:r w:rsidRPr="00DA16FA">
        <w:rPr>
          <w:sz w:val="24"/>
          <w:szCs w:val="24"/>
        </w:rPr>
        <w:t>.1</w:t>
      </w:r>
      <w:r w:rsidRPr="00DA16FA">
        <w:rPr>
          <w:sz w:val="24"/>
          <w:szCs w:val="24"/>
        </w:rPr>
        <w:tab/>
      </w:r>
      <w:r w:rsidRPr="00185A66">
        <w:rPr>
          <w:sz w:val="24"/>
          <w:szCs w:val="24"/>
        </w:rPr>
        <w:t xml:space="preserve">This Agreement shall be governed by and construed and enforced in accordance with the laws of the </w:t>
      </w:r>
      <w:del w:id="279" w:author="APSL Legal" w:date="2022-05-16T13:32:00Z">
        <w:r w:rsidRPr="00185A66" w:rsidDel="003D72AD">
          <w:rPr>
            <w:sz w:val="24"/>
            <w:szCs w:val="24"/>
          </w:rPr>
          <w:delText>Commonwealth of Massachusetts</w:delText>
        </w:r>
      </w:del>
      <w:ins w:id="280" w:author="APSL Legal" w:date="2022-05-16T13:32:00Z">
        <w:r w:rsidR="003D72AD">
          <w:rPr>
            <w:sz w:val="24"/>
            <w:szCs w:val="24"/>
          </w:rPr>
          <w:t>State of New York</w:t>
        </w:r>
      </w:ins>
      <w:r w:rsidRPr="00185A66">
        <w:rPr>
          <w:sz w:val="24"/>
          <w:szCs w:val="24"/>
        </w:rPr>
        <w:t xml:space="preserve">, without reference to principles of conflicts of laws.  The parties further agree that the venue for any action, injunctive application or dispute determinable by a court of law arising out of this Agreement shall be the </w:t>
      </w:r>
      <w:del w:id="281" w:author="APSL Legal" w:date="2022-05-16T13:33:00Z">
        <w:r w:rsidRPr="00185A66" w:rsidDel="003D72AD">
          <w:rPr>
            <w:sz w:val="24"/>
            <w:szCs w:val="24"/>
          </w:rPr>
          <w:delText xml:space="preserve">Commonwealth </w:delText>
        </w:r>
      </w:del>
      <w:ins w:id="282" w:author="APSL Legal" w:date="2022-05-16T13:33:00Z">
        <w:r w:rsidR="003D72AD">
          <w:rPr>
            <w:sz w:val="24"/>
            <w:szCs w:val="24"/>
          </w:rPr>
          <w:t>State of New York</w:t>
        </w:r>
      </w:ins>
      <w:del w:id="283" w:author="APSL Legal" w:date="2022-05-16T13:33:00Z">
        <w:r w:rsidR="000E329B" w:rsidDel="003D72AD">
          <w:rPr>
            <w:sz w:val="24"/>
            <w:szCs w:val="24"/>
          </w:rPr>
          <w:delText>of Massachusetts</w:delText>
        </w:r>
      </w:del>
      <w:r w:rsidR="000E329B">
        <w:rPr>
          <w:sz w:val="24"/>
          <w:szCs w:val="24"/>
        </w:rPr>
        <w:t>, and that the f</w:t>
      </w:r>
      <w:r w:rsidRPr="00185A66">
        <w:rPr>
          <w:sz w:val="24"/>
          <w:szCs w:val="24"/>
        </w:rPr>
        <w:t>ederal and state courts therein shall have jurisdiction over the subject matter and the parties.</w:t>
      </w:r>
    </w:p>
    <w:p w14:paraId="16E73B88" w14:textId="77777777" w:rsidR="001018B2" w:rsidRPr="00DA16FA" w:rsidRDefault="001018B2" w:rsidP="001018B2">
      <w:pPr>
        <w:pStyle w:val="BodyText2"/>
        <w:widowControl w:val="0"/>
        <w:autoSpaceDE/>
        <w:autoSpaceDN/>
        <w:adjustRightInd/>
        <w:spacing w:line="240" w:lineRule="auto"/>
        <w:rPr>
          <w:color w:val="auto"/>
          <w:sz w:val="24"/>
          <w:szCs w:val="24"/>
        </w:rPr>
      </w:pPr>
    </w:p>
    <w:p w14:paraId="3FE38EBF" w14:textId="77777777" w:rsidR="001018B2" w:rsidRPr="00DA16FA" w:rsidRDefault="001018B2" w:rsidP="001018B2">
      <w:pPr>
        <w:pStyle w:val="BodyText2"/>
        <w:keepLines/>
        <w:autoSpaceDE/>
        <w:autoSpaceDN/>
        <w:adjustRightInd/>
        <w:spacing w:line="240" w:lineRule="auto"/>
        <w:rPr>
          <w:smallCaps/>
          <w:color w:val="auto"/>
          <w:sz w:val="24"/>
          <w:szCs w:val="24"/>
        </w:rPr>
      </w:pPr>
      <w:r>
        <w:rPr>
          <w:color w:val="auto"/>
          <w:sz w:val="24"/>
          <w:szCs w:val="24"/>
        </w:rPr>
        <w:t>27</w:t>
      </w:r>
      <w:r w:rsidRPr="00DA16FA">
        <w:rPr>
          <w:color w:val="auto"/>
          <w:sz w:val="24"/>
          <w:szCs w:val="24"/>
        </w:rPr>
        <w:t>.</w:t>
      </w:r>
      <w:r w:rsidRPr="00DA16FA">
        <w:rPr>
          <w:color w:val="auto"/>
          <w:sz w:val="24"/>
          <w:szCs w:val="24"/>
        </w:rPr>
        <w:tab/>
      </w:r>
      <w:r w:rsidRPr="00DA16FA">
        <w:rPr>
          <w:b/>
          <w:bCs/>
          <w:smallCaps/>
          <w:color w:val="auto"/>
          <w:sz w:val="24"/>
          <w:szCs w:val="24"/>
        </w:rPr>
        <w:t>Miscellaneous</w:t>
      </w:r>
    </w:p>
    <w:p w14:paraId="17E81406" w14:textId="77777777" w:rsidR="001018B2" w:rsidRPr="00DA16FA" w:rsidRDefault="001018B2" w:rsidP="001018B2">
      <w:pPr>
        <w:pStyle w:val="BodyTextIndent3"/>
        <w:spacing w:after="0"/>
        <w:ind w:left="0"/>
        <w:rPr>
          <w:sz w:val="24"/>
          <w:szCs w:val="24"/>
        </w:rPr>
      </w:pPr>
    </w:p>
    <w:p w14:paraId="3D54ED77" w14:textId="77777777" w:rsidR="001018B2" w:rsidRPr="00DA16FA" w:rsidRDefault="001018B2" w:rsidP="001018B2">
      <w:pPr>
        <w:pStyle w:val="BodyTextIndent3"/>
        <w:tabs>
          <w:tab w:val="num" w:pos="810"/>
          <w:tab w:val="num" w:pos="1710"/>
        </w:tabs>
        <w:spacing w:after="0"/>
        <w:ind w:left="0"/>
        <w:jc w:val="both"/>
        <w:rPr>
          <w:sz w:val="24"/>
          <w:szCs w:val="24"/>
        </w:rPr>
      </w:pPr>
      <w:r>
        <w:rPr>
          <w:sz w:val="24"/>
          <w:szCs w:val="24"/>
        </w:rPr>
        <w:t>27</w:t>
      </w:r>
      <w:r w:rsidRPr="00DA16FA">
        <w:rPr>
          <w:sz w:val="24"/>
          <w:szCs w:val="24"/>
        </w:rPr>
        <w:t>.1</w:t>
      </w:r>
      <w:r w:rsidRPr="00DA16FA">
        <w:rPr>
          <w:sz w:val="24"/>
          <w:szCs w:val="24"/>
        </w:rPr>
        <w:tab/>
        <w:t xml:space="preserve">This Agreement shall not be deemed to be an exclusive contract, and </w:t>
      </w:r>
      <w:r w:rsidR="0092751B">
        <w:rPr>
          <w:sz w:val="24"/>
          <w:szCs w:val="24"/>
        </w:rPr>
        <w:t>Biogen</w:t>
      </w:r>
      <w:r w:rsidRPr="00DA16FA">
        <w:rPr>
          <w:sz w:val="24"/>
          <w:szCs w:val="24"/>
        </w:rPr>
        <w:t xml:space="preserve"> shall be free to utilize other vendors to perform obligations similar to or the equivalent of those obligations required of Vendor under this Agreement.</w:t>
      </w:r>
    </w:p>
    <w:p w14:paraId="7E26CC69" w14:textId="77777777" w:rsidR="001018B2" w:rsidRPr="00DA16FA" w:rsidRDefault="001018B2" w:rsidP="001018B2">
      <w:pPr>
        <w:pStyle w:val="BodyTextIndent3"/>
        <w:spacing w:after="0"/>
        <w:ind w:left="0"/>
        <w:rPr>
          <w:sz w:val="24"/>
          <w:szCs w:val="24"/>
        </w:rPr>
      </w:pPr>
    </w:p>
    <w:p w14:paraId="317CE4B6" w14:textId="77777777" w:rsidR="001018B2" w:rsidRPr="00DA16FA" w:rsidRDefault="001018B2" w:rsidP="001018B2">
      <w:pPr>
        <w:pStyle w:val="BodyTextIndent3"/>
        <w:tabs>
          <w:tab w:val="num" w:pos="810"/>
          <w:tab w:val="num" w:pos="1710"/>
        </w:tabs>
        <w:spacing w:after="0"/>
        <w:ind w:left="0"/>
        <w:jc w:val="both"/>
        <w:rPr>
          <w:sz w:val="24"/>
          <w:szCs w:val="24"/>
        </w:rPr>
      </w:pPr>
      <w:r>
        <w:rPr>
          <w:sz w:val="24"/>
          <w:szCs w:val="24"/>
        </w:rPr>
        <w:t>27</w:t>
      </w:r>
      <w:r w:rsidRPr="00DA16FA">
        <w:rPr>
          <w:sz w:val="24"/>
          <w:szCs w:val="24"/>
        </w:rPr>
        <w:t>.</w:t>
      </w:r>
      <w:r w:rsidR="000E329B">
        <w:rPr>
          <w:sz w:val="24"/>
          <w:szCs w:val="24"/>
        </w:rPr>
        <w:t>2</w:t>
      </w:r>
      <w:r w:rsidRPr="00DA16FA">
        <w:rPr>
          <w:sz w:val="24"/>
          <w:szCs w:val="24"/>
        </w:rPr>
        <w:tab/>
        <w:t xml:space="preserve">The headings assigned to the </w:t>
      </w:r>
      <w:r>
        <w:rPr>
          <w:sz w:val="24"/>
          <w:szCs w:val="24"/>
        </w:rPr>
        <w:t>s</w:t>
      </w:r>
      <w:r w:rsidRPr="00DA16FA">
        <w:rPr>
          <w:sz w:val="24"/>
          <w:szCs w:val="24"/>
        </w:rPr>
        <w:t xml:space="preserve">ections and </w:t>
      </w:r>
      <w:r>
        <w:rPr>
          <w:sz w:val="24"/>
          <w:szCs w:val="24"/>
        </w:rPr>
        <w:t>s</w:t>
      </w:r>
      <w:r w:rsidRPr="00DA16FA">
        <w:rPr>
          <w:sz w:val="24"/>
          <w:szCs w:val="24"/>
        </w:rPr>
        <w:t xml:space="preserve">ubsections of this Agreement are for convenience only and shall not limit the scope and applicability of the </w:t>
      </w:r>
      <w:r>
        <w:rPr>
          <w:sz w:val="24"/>
          <w:szCs w:val="24"/>
        </w:rPr>
        <w:t>s</w:t>
      </w:r>
      <w:r w:rsidRPr="00DA16FA">
        <w:rPr>
          <w:sz w:val="24"/>
          <w:szCs w:val="24"/>
        </w:rPr>
        <w:t xml:space="preserve">ections and </w:t>
      </w:r>
      <w:r>
        <w:rPr>
          <w:sz w:val="24"/>
          <w:szCs w:val="24"/>
        </w:rPr>
        <w:t>s</w:t>
      </w:r>
      <w:r w:rsidRPr="00DA16FA">
        <w:rPr>
          <w:sz w:val="24"/>
          <w:szCs w:val="24"/>
        </w:rPr>
        <w:t>ubsections.</w:t>
      </w:r>
    </w:p>
    <w:p w14:paraId="1F5EEAAB" w14:textId="77777777" w:rsidR="001018B2" w:rsidRPr="00DA16FA" w:rsidRDefault="001018B2" w:rsidP="001018B2">
      <w:pPr>
        <w:pStyle w:val="BodyTextIndent3"/>
        <w:spacing w:after="0"/>
        <w:ind w:left="0"/>
        <w:rPr>
          <w:sz w:val="24"/>
          <w:szCs w:val="24"/>
        </w:rPr>
      </w:pPr>
    </w:p>
    <w:p w14:paraId="175D5FB7" w14:textId="77777777" w:rsidR="001018B2" w:rsidRPr="00DA16FA" w:rsidRDefault="001018B2" w:rsidP="001018B2">
      <w:pPr>
        <w:pStyle w:val="BodyTextIndent3"/>
        <w:tabs>
          <w:tab w:val="num" w:pos="810"/>
        </w:tabs>
        <w:spacing w:after="0"/>
        <w:ind w:left="0"/>
        <w:jc w:val="both"/>
        <w:rPr>
          <w:sz w:val="24"/>
          <w:szCs w:val="24"/>
        </w:rPr>
      </w:pPr>
      <w:r>
        <w:rPr>
          <w:sz w:val="24"/>
          <w:szCs w:val="24"/>
        </w:rPr>
        <w:t>27</w:t>
      </w:r>
      <w:r w:rsidR="000E329B">
        <w:rPr>
          <w:sz w:val="24"/>
          <w:szCs w:val="24"/>
        </w:rPr>
        <w:t>.3</w:t>
      </w:r>
      <w:r w:rsidRPr="00DA16FA">
        <w:rPr>
          <w:sz w:val="24"/>
          <w:szCs w:val="24"/>
        </w:rPr>
        <w:tab/>
        <w:t>Each party to this Agreement agrees to execute such further papers, agreements, documents, instruments and the like as may be necessary or desirable to effect the purpose of this Agreement and to carry out its provisions.</w:t>
      </w:r>
    </w:p>
    <w:p w14:paraId="742DAECB" w14:textId="77777777" w:rsidR="001018B2" w:rsidRPr="00DA16FA" w:rsidRDefault="001018B2" w:rsidP="001018B2">
      <w:pPr>
        <w:pStyle w:val="BodyTextIndent3"/>
        <w:spacing w:after="0"/>
        <w:ind w:left="0"/>
        <w:rPr>
          <w:sz w:val="24"/>
          <w:szCs w:val="24"/>
        </w:rPr>
      </w:pPr>
    </w:p>
    <w:p w14:paraId="17978E3F" w14:textId="77777777" w:rsidR="001018B2" w:rsidRPr="00DA16FA" w:rsidRDefault="001018B2" w:rsidP="001018B2">
      <w:pPr>
        <w:widowControl w:val="0"/>
        <w:jc w:val="both"/>
        <w:rPr>
          <w:snapToGrid w:val="0"/>
          <w:sz w:val="24"/>
          <w:szCs w:val="24"/>
        </w:rPr>
      </w:pPr>
      <w:r>
        <w:rPr>
          <w:sz w:val="24"/>
          <w:szCs w:val="24"/>
        </w:rPr>
        <w:t>27</w:t>
      </w:r>
      <w:r w:rsidRPr="00DA16FA">
        <w:rPr>
          <w:sz w:val="24"/>
          <w:szCs w:val="24"/>
        </w:rPr>
        <w:t>.</w:t>
      </w:r>
      <w:r w:rsidR="000E329B">
        <w:rPr>
          <w:sz w:val="24"/>
          <w:szCs w:val="24"/>
        </w:rPr>
        <w:t>4</w:t>
      </w:r>
      <w:r w:rsidRPr="00DA16FA">
        <w:rPr>
          <w:sz w:val="24"/>
          <w:szCs w:val="24"/>
        </w:rPr>
        <w:tab/>
      </w:r>
      <w:r w:rsidRPr="000E329B">
        <w:rPr>
          <w:sz w:val="24"/>
          <w:szCs w:val="24"/>
        </w:rPr>
        <w:t xml:space="preserve">For the convenience of the parties, </w:t>
      </w:r>
      <w:r w:rsidR="000E329B" w:rsidRPr="000E329B">
        <w:rPr>
          <w:sz w:val="24"/>
          <w:szCs w:val="24"/>
        </w:rPr>
        <w:t>this Agreement and any Work Schedule hereto (</w:t>
      </w:r>
      <w:proofErr w:type="spellStart"/>
      <w:r w:rsidR="000E329B" w:rsidRPr="000E329B">
        <w:rPr>
          <w:sz w:val="24"/>
          <w:szCs w:val="24"/>
        </w:rPr>
        <w:t>i</w:t>
      </w:r>
      <w:proofErr w:type="spellEnd"/>
      <w:r w:rsidR="000E329B" w:rsidRPr="000E329B">
        <w:rPr>
          <w:sz w:val="24"/>
          <w:szCs w:val="24"/>
        </w:rPr>
        <w:t xml:space="preserve">) may be executed in counterparts, each of which shall be deemed to be an original and all of which, taken together, shall constitute a single agreement binding on all parties, and (ii) will be considered executed by a party when the signature of such party is delivered physically or by email or facsimile transmission to the other party or parties, as appropriate.  The parties agree that any signature delivered by email or facsimile transmission shall have the same force and effect as an </w:t>
      </w:r>
      <w:r w:rsidR="000E329B" w:rsidRPr="000E329B">
        <w:rPr>
          <w:sz w:val="24"/>
          <w:szCs w:val="24"/>
        </w:rPr>
        <w:lastRenderedPageBreak/>
        <w:t>original signature.</w:t>
      </w:r>
    </w:p>
    <w:p w14:paraId="2C38BAF7" w14:textId="77777777" w:rsidR="001018B2" w:rsidRPr="00DA16FA" w:rsidRDefault="001018B2" w:rsidP="001018B2">
      <w:pPr>
        <w:pStyle w:val="BodyText2"/>
        <w:widowControl w:val="0"/>
        <w:autoSpaceDE/>
        <w:autoSpaceDN/>
        <w:adjustRightInd/>
        <w:spacing w:line="240" w:lineRule="auto"/>
        <w:rPr>
          <w:color w:val="auto"/>
          <w:sz w:val="24"/>
          <w:szCs w:val="24"/>
        </w:rPr>
      </w:pPr>
    </w:p>
    <w:p w14:paraId="1769526D" w14:textId="77777777" w:rsidR="001018B2" w:rsidRPr="00DA16FA" w:rsidRDefault="001018B2" w:rsidP="001018B2">
      <w:pPr>
        <w:pStyle w:val="BodyText2"/>
        <w:widowControl w:val="0"/>
        <w:autoSpaceDE/>
        <w:autoSpaceDN/>
        <w:adjustRightInd/>
        <w:spacing w:line="240" w:lineRule="auto"/>
        <w:rPr>
          <w:color w:val="auto"/>
          <w:sz w:val="24"/>
          <w:szCs w:val="24"/>
        </w:rPr>
      </w:pPr>
    </w:p>
    <w:p w14:paraId="3E8BD805" w14:textId="77777777" w:rsidR="001018B2" w:rsidRPr="00DA16FA" w:rsidRDefault="001018B2" w:rsidP="001018B2">
      <w:pPr>
        <w:pStyle w:val="BodyText2"/>
        <w:widowControl w:val="0"/>
        <w:autoSpaceDE/>
        <w:autoSpaceDN/>
        <w:adjustRightInd/>
        <w:spacing w:line="240" w:lineRule="auto"/>
        <w:rPr>
          <w:color w:val="auto"/>
          <w:sz w:val="24"/>
          <w:szCs w:val="24"/>
        </w:rPr>
      </w:pPr>
    </w:p>
    <w:p w14:paraId="15EB090B" w14:textId="77777777" w:rsidR="001018B2" w:rsidRPr="00DA16FA" w:rsidRDefault="001018B2" w:rsidP="001018B2">
      <w:pPr>
        <w:pStyle w:val="BodyText2"/>
        <w:widowControl w:val="0"/>
        <w:autoSpaceDE/>
        <w:autoSpaceDN/>
        <w:adjustRightInd/>
        <w:spacing w:line="240" w:lineRule="auto"/>
        <w:jc w:val="center"/>
        <w:rPr>
          <w:b/>
          <w:i/>
          <w:color w:val="auto"/>
          <w:sz w:val="24"/>
          <w:szCs w:val="24"/>
        </w:rPr>
      </w:pPr>
      <w:r w:rsidRPr="00DA16FA">
        <w:rPr>
          <w:b/>
          <w:i/>
          <w:color w:val="auto"/>
          <w:sz w:val="24"/>
          <w:szCs w:val="24"/>
        </w:rPr>
        <w:t xml:space="preserve">Remainder </w:t>
      </w:r>
      <w:r>
        <w:rPr>
          <w:b/>
          <w:i/>
          <w:color w:val="auto"/>
          <w:sz w:val="24"/>
          <w:szCs w:val="24"/>
        </w:rPr>
        <w:t>o</w:t>
      </w:r>
      <w:r w:rsidRPr="00DA16FA">
        <w:rPr>
          <w:b/>
          <w:i/>
          <w:color w:val="auto"/>
          <w:sz w:val="24"/>
          <w:szCs w:val="24"/>
        </w:rPr>
        <w:t>f Page Intentionally Left Blank.   Signature Page Follows.</w:t>
      </w:r>
    </w:p>
    <w:p w14:paraId="74C69A93" w14:textId="77777777" w:rsidR="001018B2" w:rsidRPr="00DA16FA" w:rsidRDefault="001018B2" w:rsidP="001018B2">
      <w:pPr>
        <w:pStyle w:val="BodyText2"/>
        <w:widowControl w:val="0"/>
        <w:autoSpaceDE/>
        <w:autoSpaceDN/>
        <w:adjustRightInd/>
        <w:spacing w:line="240" w:lineRule="auto"/>
        <w:rPr>
          <w:color w:val="auto"/>
          <w:sz w:val="24"/>
          <w:szCs w:val="24"/>
        </w:rPr>
      </w:pPr>
    </w:p>
    <w:p w14:paraId="0224E05C" w14:textId="77777777" w:rsidR="001018B2" w:rsidRPr="00DA16FA" w:rsidRDefault="001018B2" w:rsidP="001018B2">
      <w:pPr>
        <w:pStyle w:val="BodyText2"/>
        <w:widowControl w:val="0"/>
        <w:autoSpaceDE/>
        <w:autoSpaceDN/>
        <w:adjustRightInd/>
        <w:spacing w:line="240" w:lineRule="auto"/>
        <w:rPr>
          <w:color w:val="auto"/>
          <w:sz w:val="24"/>
          <w:szCs w:val="24"/>
        </w:rPr>
        <w:sectPr w:rsidR="001018B2" w:rsidRPr="00DA16FA" w:rsidSect="005B1CEA">
          <w:footerReference w:type="even" r:id="rId16"/>
          <w:footerReference w:type="default" r:id="rId17"/>
          <w:headerReference w:type="first" r:id="rId18"/>
          <w:footerReference w:type="first" r:id="rId19"/>
          <w:pgSz w:w="12240" w:h="15840" w:code="1"/>
          <w:pgMar w:top="1440" w:right="1440" w:bottom="1440" w:left="1440" w:header="720" w:footer="720" w:gutter="0"/>
          <w:cols w:space="720"/>
          <w:noEndnote/>
          <w:titlePg/>
        </w:sectPr>
      </w:pPr>
    </w:p>
    <w:p w14:paraId="5BBFCCB6" w14:textId="77777777" w:rsidR="001018B2" w:rsidRPr="00DA16FA" w:rsidRDefault="001018B2" w:rsidP="001018B2">
      <w:pPr>
        <w:pStyle w:val="BodyText2"/>
        <w:widowControl w:val="0"/>
        <w:autoSpaceDE/>
        <w:autoSpaceDN/>
        <w:adjustRightInd/>
        <w:spacing w:line="240" w:lineRule="auto"/>
        <w:rPr>
          <w:color w:val="auto"/>
          <w:sz w:val="24"/>
          <w:szCs w:val="24"/>
        </w:rPr>
      </w:pPr>
    </w:p>
    <w:p w14:paraId="681D5129" w14:textId="77777777" w:rsidR="001018B2" w:rsidRPr="00DA16FA" w:rsidRDefault="001018B2" w:rsidP="001018B2">
      <w:pPr>
        <w:pStyle w:val="BodyText2"/>
        <w:widowControl w:val="0"/>
        <w:autoSpaceDE/>
        <w:autoSpaceDN/>
        <w:adjustRightInd/>
        <w:spacing w:line="240" w:lineRule="auto"/>
        <w:rPr>
          <w:color w:val="auto"/>
          <w:sz w:val="24"/>
          <w:szCs w:val="24"/>
        </w:rPr>
      </w:pPr>
      <w:r w:rsidRPr="00DA16FA">
        <w:rPr>
          <w:color w:val="auto"/>
          <w:sz w:val="24"/>
          <w:szCs w:val="24"/>
        </w:rPr>
        <w:t xml:space="preserve">IN WITNESS WHEREOF, the parties hereto have executed this Agreement as of the </w:t>
      </w:r>
      <w:r>
        <w:rPr>
          <w:color w:val="auto"/>
          <w:sz w:val="24"/>
          <w:szCs w:val="24"/>
        </w:rPr>
        <w:t>Agreement Date</w:t>
      </w:r>
      <w:r w:rsidRPr="00DA16FA">
        <w:rPr>
          <w:color w:val="auto"/>
          <w:sz w:val="24"/>
          <w:szCs w:val="24"/>
        </w:rPr>
        <w:t>.</w:t>
      </w:r>
    </w:p>
    <w:p w14:paraId="47BF8A14" w14:textId="77777777" w:rsidR="001018B2" w:rsidRPr="00DA16FA" w:rsidRDefault="001018B2" w:rsidP="001018B2">
      <w:pPr>
        <w:pStyle w:val="BodyText2"/>
        <w:widowControl w:val="0"/>
        <w:autoSpaceDE/>
        <w:autoSpaceDN/>
        <w:adjustRightInd/>
        <w:spacing w:line="240" w:lineRule="auto"/>
        <w:rPr>
          <w:color w:val="auto"/>
          <w:sz w:val="24"/>
          <w:szCs w:val="24"/>
        </w:rPr>
      </w:pPr>
    </w:p>
    <w:p w14:paraId="1A210898" w14:textId="77777777" w:rsidR="001018B2" w:rsidRPr="00DA16FA" w:rsidRDefault="001018B2" w:rsidP="001018B2">
      <w:pPr>
        <w:pStyle w:val="BodyText2"/>
        <w:widowControl w:val="0"/>
        <w:autoSpaceDE/>
        <w:autoSpaceDN/>
        <w:adjustRightInd/>
        <w:spacing w:line="240" w:lineRule="auto"/>
        <w:rPr>
          <w:color w:val="auto"/>
          <w:sz w:val="24"/>
          <w:szCs w:val="24"/>
        </w:rPr>
      </w:pPr>
    </w:p>
    <w:tbl>
      <w:tblPr>
        <w:tblW w:w="0" w:type="auto"/>
        <w:tblLayout w:type="fixed"/>
        <w:tblLook w:val="0000" w:firstRow="0" w:lastRow="0" w:firstColumn="0" w:lastColumn="0" w:noHBand="0" w:noVBand="0"/>
      </w:tblPr>
      <w:tblGrid>
        <w:gridCol w:w="4716"/>
        <w:gridCol w:w="4662"/>
      </w:tblGrid>
      <w:tr w:rsidR="001018B2" w:rsidRPr="00DA16FA" w14:paraId="5E7BFEE3" w14:textId="77777777" w:rsidTr="001018B2">
        <w:tc>
          <w:tcPr>
            <w:tcW w:w="4716" w:type="dxa"/>
          </w:tcPr>
          <w:p w14:paraId="00537535" w14:textId="77777777" w:rsidR="001018B2" w:rsidRPr="00DA16FA" w:rsidRDefault="0092751B" w:rsidP="001018B2">
            <w:pPr>
              <w:jc w:val="both"/>
              <w:rPr>
                <w:b/>
                <w:smallCaps/>
                <w:sz w:val="24"/>
                <w:szCs w:val="24"/>
              </w:rPr>
            </w:pPr>
            <w:r>
              <w:rPr>
                <w:b/>
                <w:smallCaps/>
                <w:sz w:val="24"/>
                <w:szCs w:val="24"/>
              </w:rPr>
              <w:t>Biogen</w:t>
            </w:r>
            <w:r w:rsidR="001018B2">
              <w:rPr>
                <w:b/>
                <w:smallCaps/>
                <w:sz w:val="24"/>
                <w:szCs w:val="24"/>
              </w:rPr>
              <w:t xml:space="preserve"> </w:t>
            </w:r>
            <w:r w:rsidR="00EF5E77">
              <w:rPr>
                <w:b/>
                <w:smallCaps/>
                <w:sz w:val="24"/>
                <w:szCs w:val="24"/>
              </w:rPr>
              <w:t xml:space="preserve">MA </w:t>
            </w:r>
            <w:r w:rsidR="001018B2" w:rsidRPr="00DA16FA">
              <w:rPr>
                <w:b/>
                <w:smallCaps/>
                <w:sz w:val="24"/>
                <w:szCs w:val="24"/>
              </w:rPr>
              <w:t>Inc.</w:t>
            </w:r>
          </w:p>
          <w:p w14:paraId="1CC41865" w14:textId="77777777" w:rsidR="001018B2" w:rsidRPr="00DA16FA" w:rsidRDefault="001018B2" w:rsidP="001018B2">
            <w:pPr>
              <w:jc w:val="both"/>
              <w:rPr>
                <w:sz w:val="24"/>
                <w:szCs w:val="24"/>
              </w:rPr>
            </w:pPr>
          </w:p>
          <w:p w14:paraId="29E89FA1" w14:textId="77777777" w:rsidR="001018B2" w:rsidRPr="00DA16FA" w:rsidRDefault="001018B2" w:rsidP="001018B2">
            <w:pPr>
              <w:jc w:val="both"/>
              <w:rPr>
                <w:sz w:val="24"/>
                <w:szCs w:val="24"/>
              </w:rPr>
            </w:pPr>
          </w:p>
          <w:p w14:paraId="5C40A98B" w14:textId="77777777" w:rsidR="001018B2" w:rsidRPr="00DA16FA" w:rsidRDefault="001018B2" w:rsidP="001018B2">
            <w:pPr>
              <w:tabs>
                <w:tab w:val="left" w:pos="1044"/>
              </w:tabs>
              <w:jc w:val="both"/>
              <w:rPr>
                <w:sz w:val="24"/>
                <w:szCs w:val="24"/>
              </w:rPr>
            </w:pPr>
            <w:r w:rsidRPr="00DA16FA">
              <w:rPr>
                <w:sz w:val="24"/>
                <w:szCs w:val="24"/>
              </w:rPr>
              <w:t>By:</w:t>
            </w:r>
            <w:r w:rsidRPr="00DA16FA">
              <w:rPr>
                <w:sz w:val="24"/>
                <w:szCs w:val="24"/>
              </w:rPr>
              <w:tab/>
            </w:r>
            <w:r w:rsidRPr="00DA16FA">
              <w:rPr>
                <w:sz w:val="24"/>
                <w:szCs w:val="24"/>
                <w:u w:val="single"/>
              </w:rPr>
              <w:tab/>
            </w:r>
            <w:r w:rsidRPr="00DA16FA">
              <w:rPr>
                <w:sz w:val="24"/>
                <w:szCs w:val="24"/>
                <w:u w:val="single"/>
              </w:rPr>
              <w:tab/>
            </w:r>
            <w:r w:rsidRPr="00DA16FA">
              <w:rPr>
                <w:sz w:val="24"/>
                <w:szCs w:val="24"/>
                <w:u w:val="single"/>
              </w:rPr>
              <w:tab/>
            </w:r>
            <w:r w:rsidRPr="00DA16FA">
              <w:rPr>
                <w:sz w:val="24"/>
                <w:szCs w:val="24"/>
                <w:u w:val="single"/>
              </w:rPr>
              <w:tab/>
            </w:r>
            <w:r w:rsidRPr="00DA16FA">
              <w:rPr>
                <w:sz w:val="24"/>
                <w:szCs w:val="24"/>
                <w:u w:val="single"/>
              </w:rPr>
              <w:tab/>
              <w:t>_</w:t>
            </w:r>
          </w:p>
          <w:p w14:paraId="37B53355" w14:textId="77777777" w:rsidR="001018B2" w:rsidRPr="00DA16FA" w:rsidRDefault="001018B2" w:rsidP="001018B2">
            <w:pPr>
              <w:tabs>
                <w:tab w:val="left" w:pos="1029"/>
              </w:tabs>
              <w:ind w:left="324"/>
              <w:jc w:val="both"/>
              <w:rPr>
                <w:i/>
                <w:sz w:val="24"/>
                <w:szCs w:val="24"/>
              </w:rPr>
            </w:pPr>
            <w:r w:rsidRPr="00DA16FA">
              <w:rPr>
                <w:sz w:val="24"/>
                <w:szCs w:val="24"/>
              </w:rPr>
              <w:tab/>
            </w:r>
            <w:r w:rsidRPr="00DA16FA">
              <w:rPr>
                <w:i/>
                <w:sz w:val="24"/>
                <w:szCs w:val="24"/>
              </w:rPr>
              <w:t>signature</w:t>
            </w:r>
          </w:p>
          <w:p w14:paraId="3D7F04B1" w14:textId="77777777" w:rsidR="001018B2" w:rsidRPr="00DA16FA" w:rsidRDefault="001018B2" w:rsidP="001018B2">
            <w:pPr>
              <w:jc w:val="both"/>
              <w:rPr>
                <w:sz w:val="24"/>
                <w:szCs w:val="24"/>
              </w:rPr>
            </w:pPr>
          </w:p>
          <w:p w14:paraId="4CE3D8B6" w14:textId="77777777" w:rsidR="001018B2" w:rsidRPr="00DA16FA" w:rsidRDefault="001018B2" w:rsidP="001018B2">
            <w:pPr>
              <w:tabs>
                <w:tab w:val="left" w:pos="1059"/>
              </w:tabs>
              <w:jc w:val="both"/>
              <w:rPr>
                <w:sz w:val="24"/>
                <w:szCs w:val="24"/>
              </w:rPr>
            </w:pPr>
            <w:r w:rsidRPr="00DA16FA">
              <w:rPr>
                <w:sz w:val="24"/>
                <w:szCs w:val="24"/>
              </w:rPr>
              <w:t>Name:</w:t>
            </w:r>
            <w:r w:rsidRPr="00DA16FA">
              <w:rPr>
                <w:sz w:val="24"/>
                <w:szCs w:val="24"/>
              </w:rPr>
              <w:tab/>
              <w:t>____________________________</w:t>
            </w:r>
          </w:p>
          <w:p w14:paraId="5BFD92DC" w14:textId="77777777" w:rsidR="001018B2" w:rsidRPr="00DA16FA" w:rsidRDefault="001018B2" w:rsidP="001018B2">
            <w:pPr>
              <w:tabs>
                <w:tab w:val="left" w:pos="1044"/>
              </w:tabs>
              <w:jc w:val="both"/>
              <w:rPr>
                <w:sz w:val="24"/>
                <w:szCs w:val="24"/>
              </w:rPr>
            </w:pPr>
            <w:r w:rsidRPr="00DA16FA">
              <w:rPr>
                <w:sz w:val="24"/>
                <w:szCs w:val="24"/>
              </w:rPr>
              <w:t>Title:</w:t>
            </w:r>
            <w:r w:rsidRPr="00DA16FA">
              <w:rPr>
                <w:sz w:val="24"/>
                <w:szCs w:val="24"/>
              </w:rPr>
              <w:tab/>
            </w:r>
            <w:r w:rsidRPr="00F36E93">
              <w:rPr>
                <w:sz w:val="24"/>
                <w:szCs w:val="24"/>
              </w:rPr>
              <w:t>____________________________</w:t>
            </w:r>
          </w:p>
          <w:p w14:paraId="29F7EC79" w14:textId="77777777" w:rsidR="001018B2" w:rsidRPr="00DA16FA" w:rsidRDefault="001018B2" w:rsidP="001018B2">
            <w:pPr>
              <w:jc w:val="both"/>
              <w:rPr>
                <w:sz w:val="24"/>
                <w:szCs w:val="24"/>
              </w:rPr>
            </w:pPr>
          </w:p>
        </w:tc>
        <w:tc>
          <w:tcPr>
            <w:tcW w:w="4662" w:type="dxa"/>
          </w:tcPr>
          <w:p w14:paraId="27379CAD" w14:textId="12200446" w:rsidR="001018B2" w:rsidRDefault="00F43D22" w:rsidP="001018B2">
            <w:pPr>
              <w:ind w:left="324"/>
              <w:jc w:val="both"/>
              <w:rPr>
                <w:b/>
                <w:smallCaps/>
                <w:sz w:val="24"/>
                <w:szCs w:val="24"/>
              </w:rPr>
            </w:pPr>
            <w:del w:id="284" w:author="APSL Legal" w:date="2022-05-16T13:34:00Z">
              <w:r w:rsidRPr="00F43D22" w:rsidDel="00CB1C77">
                <w:rPr>
                  <w:b/>
                  <w:smallCaps/>
                  <w:sz w:val="24"/>
                  <w:szCs w:val="24"/>
                </w:rPr>
                <w:delText xml:space="preserve">#SUPPLIERID/SUPNAME# </w:delText>
              </w:r>
            </w:del>
            <w:ins w:id="285" w:author="APSL Legal" w:date="2022-05-16T13:34:00Z">
              <w:r w:rsidR="00CB1C77">
                <w:rPr>
                  <w:b/>
                  <w:smallCaps/>
                  <w:sz w:val="24"/>
                  <w:szCs w:val="24"/>
                </w:rPr>
                <w:t>Aurigene Pharmaceutical Services Limited</w:t>
              </w:r>
            </w:ins>
          </w:p>
          <w:p w14:paraId="1B824D9A" w14:textId="77777777" w:rsidR="00F43D22" w:rsidRPr="00DA16FA" w:rsidRDefault="00F43D22" w:rsidP="001018B2">
            <w:pPr>
              <w:ind w:left="324"/>
              <w:jc w:val="both"/>
              <w:rPr>
                <w:caps/>
                <w:sz w:val="24"/>
                <w:szCs w:val="24"/>
              </w:rPr>
            </w:pPr>
          </w:p>
          <w:p w14:paraId="70E7BB9F" w14:textId="77777777" w:rsidR="001018B2" w:rsidRPr="00DA16FA" w:rsidRDefault="001018B2" w:rsidP="001018B2">
            <w:pPr>
              <w:tabs>
                <w:tab w:val="left" w:pos="1044"/>
              </w:tabs>
              <w:ind w:left="324"/>
              <w:jc w:val="both"/>
              <w:rPr>
                <w:sz w:val="24"/>
                <w:szCs w:val="24"/>
              </w:rPr>
            </w:pPr>
          </w:p>
          <w:p w14:paraId="0515C930" w14:textId="77777777" w:rsidR="001018B2" w:rsidRPr="00DA16FA" w:rsidRDefault="001018B2" w:rsidP="001018B2">
            <w:pPr>
              <w:tabs>
                <w:tab w:val="left" w:pos="1044"/>
              </w:tabs>
              <w:ind w:left="324"/>
              <w:jc w:val="both"/>
              <w:rPr>
                <w:sz w:val="24"/>
                <w:szCs w:val="24"/>
              </w:rPr>
            </w:pPr>
            <w:r w:rsidRPr="00DA16FA">
              <w:rPr>
                <w:sz w:val="24"/>
                <w:szCs w:val="24"/>
              </w:rPr>
              <w:t>By:</w:t>
            </w:r>
            <w:r w:rsidRPr="00DA16FA">
              <w:rPr>
                <w:sz w:val="24"/>
                <w:szCs w:val="24"/>
              </w:rPr>
              <w:tab/>
            </w:r>
            <w:r w:rsidRPr="00DA16FA">
              <w:rPr>
                <w:sz w:val="24"/>
                <w:szCs w:val="24"/>
                <w:u w:val="single"/>
              </w:rPr>
              <w:tab/>
            </w:r>
            <w:r w:rsidRPr="00DA16FA">
              <w:rPr>
                <w:sz w:val="24"/>
                <w:szCs w:val="24"/>
                <w:u w:val="single"/>
              </w:rPr>
              <w:tab/>
            </w:r>
            <w:r w:rsidRPr="00DA16FA">
              <w:rPr>
                <w:sz w:val="24"/>
                <w:szCs w:val="24"/>
                <w:u w:val="single"/>
              </w:rPr>
              <w:tab/>
            </w:r>
            <w:r w:rsidRPr="00DA16FA">
              <w:rPr>
                <w:sz w:val="24"/>
                <w:szCs w:val="24"/>
                <w:u w:val="single"/>
              </w:rPr>
              <w:tab/>
            </w:r>
            <w:r w:rsidRPr="00DA16FA">
              <w:rPr>
                <w:sz w:val="24"/>
                <w:szCs w:val="24"/>
                <w:u w:val="single"/>
              </w:rPr>
              <w:tab/>
              <w:t>_</w:t>
            </w:r>
          </w:p>
          <w:p w14:paraId="2FD3E4D2" w14:textId="77777777" w:rsidR="001018B2" w:rsidRPr="00DA16FA" w:rsidRDefault="001018B2" w:rsidP="001018B2">
            <w:pPr>
              <w:tabs>
                <w:tab w:val="left" w:pos="1029"/>
              </w:tabs>
              <w:ind w:left="324"/>
              <w:jc w:val="both"/>
              <w:rPr>
                <w:i/>
                <w:sz w:val="24"/>
                <w:szCs w:val="24"/>
              </w:rPr>
            </w:pPr>
            <w:r w:rsidRPr="00DA16FA">
              <w:rPr>
                <w:sz w:val="24"/>
                <w:szCs w:val="24"/>
              </w:rPr>
              <w:tab/>
            </w:r>
            <w:r w:rsidRPr="00DA16FA">
              <w:rPr>
                <w:i/>
                <w:sz w:val="24"/>
                <w:szCs w:val="24"/>
              </w:rPr>
              <w:t>signature</w:t>
            </w:r>
          </w:p>
          <w:p w14:paraId="6EFE1079" w14:textId="77777777" w:rsidR="001018B2" w:rsidRPr="00DA16FA" w:rsidRDefault="001018B2" w:rsidP="001018B2">
            <w:pPr>
              <w:ind w:left="324"/>
              <w:jc w:val="both"/>
              <w:rPr>
                <w:sz w:val="24"/>
                <w:szCs w:val="24"/>
              </w:rPr>
            </w:pPr>
          </w:p>
          <w:p w14:paraId="23CAD70A" w14:textId="77777777" w:rsidR="001018B2" w:rsidRPr="00DA16FA" w:rsidRDefault="001018B2" w:rsidP="001018B2">
            <w:pPr>
              <w:tabs>
                <w:tab w:val="left" w:pos="1059"/>
              </w:tabs>
              <w:ind w:left="324"/>
              <w:jc w:val="both"/>
              <w:rPr>
                <w:sz w:val="24"/>
                <w:szCs w:val="24"/>
              </w:rPr>
            </w:pPr>
            <w:r w:rsidRPr="00DA16FA">
              <w:rPr>
                <w:sz w:val="24"/>
                <w:szCs w:val="24"/>
              </w:rPr>
              <w:t>Name:</w:t>
            </w:r>
            <w:r w:rsidRPr="00DA16FA">
              <w:rPr>
                <w:sz w:val="24"/>
                <w:szCs w:val="24"/>
              </w:rPr>
              <w:tab/>
              <w:t>____________________________</w:t>
            </w:r>
          </w:p>
          <w:p w14:paraId="37A84F75" w14:textId="77777777" w:rsidR="001018B2" w:rsidRPr="00DA16FA" w:rsidRDefault="001018B2" w:rsidP="001018B2">
            <w:pPr>
              <w:tabs>
                <w:tab w:val="left" w:pos="1044"/>
              </w:tabs>
              <w:ind w:left="324"/>
              <w:jc w:val="both"/>
              <w:rPr>
                <w:sz w:val="24"/>
                <w:szCs w:val="24"/>
              </w:rPr>
            </w:pPr>
            <w:r w:rsidRPr="00DA16FA">
              <w:rPr>
                <w:sz w:val="24"/>
                <w:szCs w:val="24"/>
              </w:rPr>
              <w:t>Title:</w:t>
            </w:r>
            <w:r w:rsidRPr="00DA16FA">
              <w:rPr>
                <w:sz w:val="24"/>
                <w:szCs w:val="24"/>
              </w:rPr>
              <w:tab/>
              <w:t>____________________________</w:t>
            </w:r>
          </w:p>
          <w:p w14:paraId="4EFD1784" w14:textId="77777777" w:rsidR="001018B2" w:rsidRPr="00DA16FA" w:rsidRDefault="001018B2" w:rsidP="001018B2">
            <w:pPr>
              <w:tabs>
                <w:tab w:val="left" w:pos="1440"/>
              </w:tabs>
              <w:ind w:left="324"/>
              <w:jc w:val="both"/>
              <w:rPr>
                <w:sz w:val="24"/>
                <w:szCs w:val="24"/>
              </w:rPr>
            </w:pPr>
          </w:p>
        </w:tc>
      </w:tr>
    </w:tbl>
    <w:p w14:paraId="55EE45CC" w14:textId="77777777" w:rsidR="001018B2" w:rsidRPr="00DA16FA" w:rsidRDefault="001018B2" w:rsidP="001018B2">
      <w:pPr>
        <w:pStyle w:val="BodyText"/>
        <w:jc w:val="both"/>
        <w:sectPr w:rsidR="001018B2" w:rsidRPr="00DA16FA" w:rsidSect="005B1CEA">
          <w:footerReference w:type="first" r:id="rId20"/>
          <w:pgSz w:w="12240" w:h="15840" w:code="1"/>
          <w:pgMar w:top="1440" w:right="1440" w:bottom="1440" w:left="1440" w:header="720" w:footer="720" w:gutter="0"/>
          <w:cols w:space="720"/>
          <w:noEndnote/>
          <w:titlePg/>
        </w:sectPr>
      </w:pPr>
    </w:p>
    <w:p w14:paraId="30F87C33" w14:textId="77777777" w:rsidR="001018B2" w:rsidRPr="00DA16FA" w:rsidRDefault="001018B2" w:rsidP="001018B2">
      <w:pPr>
        <w:pStyle w:val="BodyText"/>
        <w:jc w:val="center"/>
      </w:pPr>
    </w:p>
    <w:p w14:paraId="47C1893E" w14:textId="5AB04E26" w:rsidR="001018B2" w:rsidRPr="00DA16FA" w:rsidRDefault="00D95323" w:rsidP="001018B2">
      <w:pPr>
        <w:pStyle w:val="BodyText"/>
        <w:jc w:val="center"/>
        <w:rPr>
          <w:b/>
        </w:rPr>
      </w:pPr>
      <w:r>
        <w:rPr>
          <w:b/>
        </w:rPr>
        <w:t>Schedule</w:t>
      </w:r>
      <w:r w:rsidR="001018B2" w:rsidRPr="00DA16FA">
        <w:rPr>
          <w:b/>
        </w:rPr>
        <w:t xml:space="preserve"> A</w:t>
      </w:r>
    </w:p>
    <w:p w14:paraId="66BAEBC2" w14:textId="77777777" w:rsidR="001018B2" w:rsidRPr="00DA16FA" w:rsidRDefault="001018B2" w:rsidP="001018B2">
      <w:pPr>
        <w:pStyle w:val="BodyText"/>
        <w:jc w:val="both"/>
      </w:pPr>
    </w:p>
    <w:p w14:paraId="2BF36252" w14:textId="77777777" w:rsidR="001018B2" w:rsidRPr="00DA16FA" w:rsidRDefault="0092751B" w:rsidP="001018B2">
      <w:pPr>
        <w:pStyle w:val="BodyText"/>
        <w:jc w:val="both"/>
        <w:rPr>
          <w:bCs/>
        </w:rPr>
      </w:pPr>
      <w:r>
        <w:rPr>
          <w:rStyle w:val="Strong"/>
          <w:b w:val="0"/>
        </w:rPr>
        <w:t>BIOGEN</w:t>
      </w:r>
      <w:r w:rsidR="001018B2" w:rsidRPr="00DA16FA">
        <w:rPr>
          <w:rStyle w:val="Strong"/>
          <w:b w:val="0"/>
        </w:rPr>
        <w:t xml:space="preserve"> SECURITY PROCEDURES FOR </w:t>
      </w:r>
      <w:r w:rsidR="001018B2" w:rsidRPr="00DA16FA">
        <w:rPr>
          <w:bCs/>
        </w:rPr>
        <w:t>CONTRACTORS/SERVICE VENDORS</w:t>
      </w:r>
    </w:p>
    <w:p w14:paraId="330FAC65" w14:textId="77777777" w:rsidR="001018B2" w:rsidRPr="00DA16FA" w:rsidRDefault="001018B2" w:rsidP="001018B2">
      <w:pPr>
        <w:pStyle w:val="BodyText"/>
        <w:jc w:val="both"/>
        <w:rPr>
          <w:rStyle w:val="Strong"/>
          <w:rFonts w:eastAsia="Arial Unicode MS"/>
          <w:b w:val="0"/>
          <w:bCs w:val="0"/>
        </w:rPr>
      </w:pPr>
    </w:p>
    <w:p w14:paraId="7B5578E7" w14:textId="77777777" w:rsidR="001018B2" w:rsidRPr="00DA16FA" w:rsidRDefault="001018B2" w:rsidP="001018B2">
      <w:pPr>
        <w:pStyle w:val="BodyText"/>
        <w:jc w:val="both"/>
        <w:rPr>
          <w:rStyle w:val="Strong"/>
          <w:rFonts w:eastAsia="Arial Unicode MS"/>
          <w:b w:val="0"/>
        </w:rPr>
      </w:pPr>
      <w:r w:rsidRPr="00DA16FA">
        <w:rPr>
          <w:rStyle w:val="Strong"/>
          <w:b w:val="0"/>
        </w:rPr>
        <w:t>General Guidelines for US Locations</w:t>
      </w:r>
    </w:p>
    <w:p w14:paraId="190C2A6F" w14:textId="77777777" w:rsidR="001018B2" w:rsidRPr="00DA16FA" w:rsidRDefault="001018B2" w:rsidP="001018B2">
      <w:pPr>
        <w:pStyle w:val="BodyText"/>
        <w:jc w:val="both"/>
        <w:rPr>
          <w:bCs/>
          <w:snapToGrid w:val="0"/>
        </w:rPr>
      </w:pPr>
    </w:p>
    <w:p w14:paraId="02C4A930" w14:textId="77777777" w:rsidR="001018B2" w:rsidRPr="00DA16FA" w:rsidRDefault="001018B2" w:rsidP="001018B2">
      <w:pPr>
        <w:pStyle w:val="BodyText"/>
        <w:jc w:val="both"/>
        <w:rPr>
          <w:b/>
          <w:bCs/>
        </w:rPr>
      </w:pPr>
      <w:r w:rsidRPr="00DA16FA">
        <w:rPr>
          <w:b/>
          <w:bCs/>
        </w:rPr>
        <w:t>BACKGROUND</w:t>
      </w:r>
    </w:p>
    <w:p w14:paraId="4D9B4724" w14:textId="77777777" w:rsidR="001018B2" w:rsidRPr="00DA16FA" w:rsidRDefault="001018B2" w:rsidP="001018B2">
      <w:pPr>
        <w:pStyle w:val="BodyText"/>
        <w:jc w:val="both"/>
        <w:rPr>
          <w:snapToGrid w:val="0"/>
        </w:rPr>
      </w:pPr>
    </w:p>
    <w:p w14:paraId="59050C77" w14:textId="77777777" w:rsidR="001018B2" w:rsidRPr="00DA16FA" w:rsidRDefault="0092751B" w:rsidP="001018B2">
      <w:pPr>
        <w:pStyle w:val="BodyText"/>
        <w:jc w:val="both"/>
        <w:rPr>
          <w:snapToGrid w:val="0"/>
        </w:rPr>
      </w:pPr>
      <w:r>
        <w:rPr>
          <w:snapToGrid w:val="0"/>
        </w:rPr>
        <w:t>Biogen</w:t>
      </w:r>
      <w:r w:rsidR="001018B2" w:rsidRPr="00DA16FA">
        <w:rPr>
          <w:snapToGrid w:val="0"/>
        </w:rPr>
        <w:t xml:space="preserve"> requires all contractors comply with security and access control procedures while on </w:t>
      </w:r>
      <w:r>
        <w:rPr>
          <w:snapToGrid w:val="0"/>
        </w:rPr>
        <w:t>Biogen</w:t>
      </w:r>
      <w:r w:rsidR="001018B2" w:rsidRPr="00DA16FA">
        <w:rPr>
          <w:snapToGrid w:val="0"/>
        </w:rPr>
        <w:t xml:space="preserve"> premises.</w:t>
      </w:r>
    </w:p>
    <w:p w14:paraId="31BC20A6" w14:textId="77777777" w:rsidR="001018B2" w:rsidRPr="00DA16FA" w:rsidRDefault="001018B2" w:rsidP="001018B2">
      <w:pPr>
        <w:pStyle w:val="BodyText"/>
        <w:jc w:val="both"/>
      </w:pPr>
    </w:p>
    <w:p w14:paraId="193D5DF8" w14:textId="77777777" w:rsidR="001018B2" w:rsidRPr="00DA16FA" w:rsidRDefault="001018B2" w:rsidP="001018B2">
      <w:pPr>
        <w:pStyle w:val="BodyText"/>
        <w:jc w:val="both"/>
        <w:rPr>
          <w:b/>
          <w:bCs/>
          <w:snapToGrid w:val="0"/>
        </w:rPr>
      </w:pPr>
      <w:r w:rsidRPr="00DA16FA">
        <w:rPr>
          <w:b/>
          <w:bCs/>
          <w:snapToGrid w:val="0"/>
        </w:rPr>
        <w:t>DEFINITIONS</w:t>
      </w:r>
    </w:p>
    <w:p w14:paraId="624AA884" w14:textId="77777777" w:rsidR="001018B2" w:rsidRPr="00DA16FA" w:rsidRDefault="001018B2" w:rsidP="001018B2">
      <w:pPr>
        <w:pStyle w:val="BodyText"/>
        <w:jc w:val="both"/>
      </w:pPr>
    </w:p>
    <w:p w14:paraId="652FBD59" w14:textId="77777777" w:rsidR="001018B2" w:rsidRPr="00DA16FA" w:rsidRDefault="0092751B" w:rsidP="001018B2">
      <w:pPr>
        <w:pStyle w:val="BodyText"/>
        <w:jc w:val="both"/>
        <w:rPr>
          <w:b/>
          <w:bCs/>
          <w:snapToGrid w:val="0"/>
        </w:rPr>
      </w:pPr>
      <w:r>
        <w:t>Biogen</w:t>
      </w:r>
      <w:r w:rsidR="001018B2" w:rsidRPr="00DA16FA">
        <w:t xml:space="preserve"> Sponsor </w:t>
      </w:r>
      <w:r w:rsidR="001018B2" w:rsidRPr="00DA16FA">
        <w:rPr>
          <w:snapToGrid w:val="0"/>
        </w:rPr>
        <w:t xml:space="preserve">– A </w:t>
      </w:r>
      <w:r>
        <w:rPr>
          <w:snapToGrid w:val="0"/>
        </w:rPr>
        <w:t>Biogen</w:t>
      </w:r>
      <w:r w:rsidR="001018B2" w:rsidRPr="00DA16FA">
        <w:rPr>
          <w:snapToGrid w:val="0"/>
        </w:rPr>
        <w:t xml:space="preserve"> employee who provides supervision and/or authorization for contractors performing work in their area.</w:t>
      </w:r>
    </w:p>
    <w:p w14:paraId="737FE0A9" w14:textId="77777777" w:rsidR="001018B2" w:rsidRPr="00DA16FA" w:rsidRDefault="001018B2" w:rsidP="001018B2">
      <w:pPr>
        <w:pStyle w:val="BodyText"/>
        <w:jc w:val="both"/>
      </w:pPr>
    </w:p>
    <w:p w14:paraId="0BDAB1BA" w14:textId="77777777" w:rsidR="001018B2" w:rsidRPr="00DA16FA" w:rsidRDefault="001018B2" w:rsidP="001018B2">
      <w:pPr>
        <w:pStyle w:val="BodyText"/>
        <w:jc w:val="both"/>
        <w:rPr>
          <w:snapToGrid w:val="0"/>
        </w:rPr>
      </w:pPr>
      <w:r w:rsidRPr="00DA16FA">
        <w:t>Contractor</w:t>
      </w:r>
      <w:r w:rsidRPr="00DA16FA">
        <w:rPr>
          <w:snapToGrid w:val="0"/>
        </w:rPr>
        <w:t xml:space="preserve"> – a non-</w:t>
      </w:r>
      <w:r w:rsidR="0092751B">
        <w:rPr>
          <w:snapToGrid w:val="0"/>
        </w:rPr>
        <w:t>Biogen</w:t>
      </w:r>
      <w:r w:rsidRPr="00DA16FA">
        <w:rPr>
          <w:snapToGrid w:val="0"/>
        </w:rPr>
        <w:t xml:space="preserve"> employee, including:</w:t>
      </w:r>
    </w:p>
    <w:p w14:paraId="5FE0E9A3" w14:textId="77777777" w:rsidR="001018B2" w:rsidRPr="00DA16FA" w:rsidRDefault="001018B2" w:rsidP="001018B2">
      <w:pPr>
        <w:pStyle w:val="BodyText"/>
        <w:numPr>
          <w:ilvl w:val="0"/>
          <w:numId w:val="1"/>
        </w:numPr>
        <w:jc w:val="both"/>
        <w:rPr>
          <w:snapToGrid w:val="0"/>
        </w:rPr>
      </w:pPr>
      <w:r w:rsidRPr="00DA16FA">
        <w:rPr>
          <w:snapToGrid w:val="0"/>
        </w:rPr>
        <w:t>Agency employed temporary employees</w:t>
      </w:r>
    </w:p>
    <w:p w14:paraId="526FED7A" w14:textId="77777777" w:rsidR="001018B2" w:rsidRPr="00DA16FA" w:rsidRDefault="001018B2" w:rsidP="001018B2">
      <w:pPr>
        <w:pStyle w:val="BodyText"/>
        <w:numPr>
          <w:ilvl w:val="0"/>
          <w:numId w:val="1"/>
        </w:numPr>
        <w:jc w:val="both"/>
        <w:rPr>
          <w:snapToGrid w:val="0"/>
        </w:rPr>
      </w:pPr>
      <w:r w:rsidRPr="00DA16FA">
        <w:rPr>
          <w:snapToGrid w:val="0"/>
        </w:rPr>
        <w:t>Independent contractors</w:t>
      </w:r>
    </w:p>
    <w:p w14:paraId="2AF6444D" w14:textId="77777777" w:rsidR="001018B2" w:rsidRPr="00DA16FA" w:rsidRDefault="001018B2" w:rsidP="001018B2">
      <w:pPr>
        <w:pStyle w:val="BodyText"/>
        <w:numPr>
          <w:ilvl w:val="0"/>
          <w:numId w:val="1"/>
        </w:numPr>
        <w:jc w:val="both"/>
        <w:rPr>
          <w:snapToGrid w:val="0"/>
        </w:rPr>
      </w:pPr>
      <w:r w:rsidRPr="00DA16FA">
        <w:rPr>
          <w:snapToGrid w:val="0"/>
        </w:rPr>
        <w:t>Consultants</w:t>
      </w:r>
    </w:p>
    <w:p w14:paraId="44A715CA" w14:textId="77777777" w:rsidR="001018B2" w:rsidRPr="00DA16FA" w:rsidRDefault="001018B2" w:rsidP="001018B2">
      <w:pPr>
        <w:pStyle w:val="BodyText"/>
        <w:numPr>
          <w:ilvl w:val="0"/>
          <w:numId w:val="1"/>
        </w:numPr>
        <w:jc w:val="both"/>
        <w:rPr>
          <w:snapToGrid w:val="0"/>
        </w:rPr>
      </w:pPr>
      <w:r w:rsidRPr="00DA16FA">
        <w:rPr>
          <w:snapToGrid w:val="0"/>
        </w:rPr>
        <w:t>Individually hired temporary employees</w:t>
      </w:r>
    </w:p>
    <w:p w14:paraId="58FBBBBA" w14:textId="77777777" w:rsidR="001018B2" w:rsidRPr="00DA16FA" w:rsidRDefault="001018B2" w:rsidP="001018B2">
      <w:pPr>
        <w:pStyle w:val="BodyText"/>
        <w:numPr>
          <w:ilvl w:val="0"/>
          <w:numId w:val="1"/>
        </w:numPr>
        <w:jc w:val="both"/>
        <w:rPr>
          <w:snapToGrid w:val="0"/>
        </w:rPr>
      </w:pPr>
      <w:proofErr w:type="spellStart"/>
      <w:r w:rsidRPr="00DA16FA">
        <w:rPr>
          <w:snapToGrid w:val="0"/>
        </w:rPr>
        <w:t>Post doctoral</w:t>
      </w:r>
      <w:proofErr w:type="spellEnd"/>
      <w:r w:rsidRPr="00DA16FA">
        <w:rPr>
          <w:snapToGrid w:val="0"/>
        </w:rPr>
        <w:t xml:space="preserve"> fellows</w:t>
      </w:r>
    </w:p>
    <w:p w14:paraId="4C5DA423" w14:textId="77777777" w:rsidR="001018B2" w:rsidRPr="00DA16FA" w:rsidRDefault="001018B2" w:rsidP="001018B2">
      <w:pPr>
        <w:pStyle w:val="BodyText"/>
        <w:numPr>
          <w:ilvl w:val="0"/>
          <w:numId w:val="1"/>
        </w:numPr>
        <w:jc w:val="both"/>
        <w:rPr>
          <w:snapToGrid w:val="0"/>
        </w:rPr>
      </w:pPr>
      <w:r w:rsidRPr="00DA16FA">
        <w:rPr>
          <w:snapToGrid w:val="0"/>
        </w:rPr>
        <w:t>Interns</w:t>
      </w:r>
    </w:p>
    <w:p w14:paraId="3F6EBD30" w14:textId="77777777" w:rsidR="001018B2" w:rsidRPr="00DA16FA" w:rsidRDefault="001018B2" w:rsidP="001018B2">
      <w:pPr>
        <w:pStyle w:val="BodyText"/>
        <w:numPr>
          <w:ilvl w:val="0"/>
          <w:numId w:val="1"/>
        </w:numPr>
        <w:jc w:val="both"/>
        <w:rPr>
          <w:snapToGrid w:val="0"/>
        </w:rPr>
      </w:pPr>
      <w:r w:rsidRPr="00DA16FA">
        <w:rPr>
          <w:snapToGrid w:val="0"/>
        </w:rPr>
        <w:t>Service Vendors</w:t>
      </w:r>
    </w:p>
    <w:p w14:paraId="165CB88D" w14:textId="77777777" w:rsidR="001018B2" w:rsidRPr="00DA16FA" w:rsidRDefault="001018B2" w:rsidP="001018B2">
      <w:pPr>
        <w:pStyle w:val="BodyText"/>
        <w:ind w:left="720"/>
        <w:jc w:val="both"/>
        <w:rPr>
          <w:snapToGrid w:val="0"/>
        </w:rPr>
      </w:pPr>
    </w:p>
    <w:p w14:paraId="7E20B217" w14:textId="77777777" w:rsidR="001018B2" w:rsidRPr="00DA16FA" w:rsidRDefault="001018B2" w:rsidP="001018B2">
      <w:pPr>
        <w:pStyle w:val="BodyText"/>
        <w:jc w:val="both"/>
        <w:rPr>
          <w:snapToGrid w:val="0"/>
        </w:rPr>
      </w:pPr>
      <w:r w:rsidRPr="00DA16FA">
        <w:rPr>
          <w:b/>
          <w:bCs/>
          <w:snapToGrid w:val="0"/>
        </w:rPr>
        <w:t xml:space="preserve">Local Security contact </w:t>
      </w:r>
      <w:r w:rsidRPr="00DA16FA">
        <w:rPr>
          <w:snapToGrid w:val="0"/>
        </w:rPr>
        <w:t xml:space="preserve">– The </w:t>
      </w:r>
      <w:r w:rsidR="0092751B">
        <w:rPr>
          <w:snapToGrid w:val="0"/>
        </w:rPr>
        <w:t>Biogen</w:t>
      </w:r>
      <w:r w:rsidRPr="00DA16FA">
        <w:rPr>
          <w:snapToGrid w:val="0"/>
        </w:rPr>
        <w:t xml:space="preserve"> employee responsible for Security at a </w:t>
      </w:r>
      <w:r w:rsidR="0092751B">
        <w:rPr>
          <w:snapToGrid w:val="0"/>
        </w:rPr>
        <w:t>Biogen</w:t>
      </w:r>
      <w:r w:rsidRPr="00DA16FA">
        <w:rPr>
          <w:snapToGrid w:val="0"/>
        </w:rPr>
        <w:t xml:space="preserve"> location in which </w:t>
      </w:r>
      <w:r w:rsidR="0092751B">
        <w:rPr>
          <w:snapToGrid w:val="0"/>
        </w:rPr>
        <w:t>Biogen</w:t>
      </w:r>
      <w:r w:rsidRPr="00DA16FA">
        <w:rPr>
          <w:snapToGrid w:val="0"/>
        </w:rPr>
        <w:t xml:space="preserve"> Security is not present.</w:t>
      </w:r>
    </w:p>
    <w:p w14:paraId="475D1763" w14:textId="77777777" w:rsidR="001018B2" w:rsidRPr="00DA16FA" w:rsidRDefault="001018B2" w:rsidP="001018B2">
      <w:pPr>
        <w:pStyle w:val="BodyText"/>
        <w:jc w:val="both"/>
        <w:rPr>
          <w:snapToGrid w:val="0"/>
        </w:rPr>
      </w:pPr>
      <w:r w:rsidRPr="00DA16FA">
        <w:rPr>
          <w:b/>
          <w:bCs/>
          <w:snapToGrid w:val="0"/>
        </w:rPr>
        <w:t>Long-term contractor</w:t>
      </w:r>
      <w:r w:rsidRPr="00DA16FA">
        <w:rPr>
          <w:snapToGrid w:val="0"/>
        </w:rPr>
        <w:t xml:space="preserve"> – A non-</w:t>
      </w:r>
      <w:r w:rsidR="0092751B">
        <w:rPr>
          <w:snapToGrid w:val="0"/>
        </w:rPr>
        <w:t>Biogen</w:t>
      </w:r>
      <w:r w:rsidRPr="00DA16FA">
        <w:rPr>
          <w:snapToGrid w:val="0"/>
        </w:rPr>
        <w:t xml:space="preserve"> employee working at </w:t>
      </w:r>
      <w:r w:rsidR="0092751B">
        <w:rPr>
          <w:snapToGrid w:val="0"/>
        </w:rPr>
        <w:t>Biogen</w:t>
      </w:r>
      <w:r w:rsidRPr="00DA16FA">
        <w:rPr>
          <w:snapToGrid w:val="0"/>
        </w:rPr>
        <w:t xml:space="preserve"> at least 24 hours per week for a minimum of 90 days. </w:t>
      </w:r>
    </w:p>
    <w:p w14:paraId="595714B1" w14:textId="77777777" w:rsidR="001018B2" w:rsidRPr="00DA16FA" w:rsidRDefault="001018B2" w:rsidP="001018B2">
      <w:pPr>
        <w:pStyle w:val="BodyText"/>
        <w:jc w:val="both"/>
        <w:rPr>
          <w:snapToGrid w:val="0"/>
        </w:rPr>
      </w:pPr>
      <w:r w:rsidRPr="00DA16FA">
        <w:rPr>
          <w:b/>
          <w:bCs/>
          <w:snapToGrid w:val="0"/>
        </w:rPr>
        <w:t>Short-term contractor</w:t>
      </w:r>
      <w:r w:rsidRPr="00DA16FA">
        <w:rPr>
          <w:snapToGrid w:val="0"/>
        </w:rPr>
        <w:t xml:space="preserve"> – A non-</w:t>
      </w:r>
      <w:r w:rsidR="0092751B">
        <w:rPr>
          <w:snapToGrid w:val="0"/>
        </w:rPr>
        <w:t>Biogen</w:t>
      </w:r>
      <w:r w:rsidRPr="00DA16FA">
        <w:rPr>
          <w:snapToGrid w:val="0"/>
        </w:rPr>
        <w:t xml:space="preserve"> employee working at </w:t>
      </w:r>
      <w:r w:rsidR="0092751B">
        <w:rPr>
          <w:snapToGrid w:val="0"/>
        </w:rPr>
        <w:t>Biogen</w:t>
      </w:r>
      <w:r w:rsidRPr="00DA16FA">
        <w:rPr>
          <w:snapToGrid w:val="0"/>
        </w:rPr>
        <w:t xml:space="preserve"> less than 24 hours per week or less than 90 days. </w:t>
      </w:r>
    </w:p>
    <w:p w14:paraId="7CC1C16F" w14:textId="77777777" w:rsidR="001018B2" w:rsidRPr="00DA16FA" w:rsidRDefault="001018B2" w:rsidP="001018B2">
      <w:pPr>
        <w:pStyle w:val="BodyText"/>
        <w:jc w:val="both"/>
        <w:rPr>
          <w:b/>
          <w:bCs/>
          <w:snapToGrid w:val="0"/>
        </w:rPr>
      </w:pPr>
    </w:p>
    <w:p w14:paraId="3026B82F" w14:textId="77777777" w:rsidR="001018B2" w:rsidRPr="00DA16FA" w:rsidRDefault="001018B2" w:rsidP="001018B2">
      <w:pPr>
        <w:pStyle w:val="BodyText"/>
        <w:jc w:val="both"/>
        <w:rPr>
          <w:b/>
          <w:bCs/>
          <w:snapToGrid w:val="0"/>
        </w:rPr>
      </w:pPr>
      <w:r w:rsidRPr="00DA16FA">
        <w:rPr>
          <w:b/>
          <w:bCs/>
        </w:rPr>
        <w:t>RESPONSIBILITIES</w:t>
      </w:r>
    </w:p>
    <w:p w14:paraId="5874BC76" w14:textId="77777777" w:rsidR="001018B2" w:rsidRPr="00DA16FA" w:rsidRDefault="001018B2" w:rsidP="001018B2">
      <w:pPr>
        <w:pStyle w:val="BodyText"/>
        <w:jc w:val="both"/>
        <w:rPr>
          <w:snapToGrid w:val="0"/>
        </w:rPr>
      </w:pPr>
    </w:p>
    <w:p w14:paraId="116EEF75" w14:textId="77777777" w:rsidR="001018B2" w:rsidRPr="00DA16FA" w:rsidRDefault="001018B2" w:rsidP="001018B2">
      <w:pPr>
        <w:pStyle w:val="BodyText"/>
        <w:jc w:val="both"/>
        <w:rPr>
          <w:snapToGrid w:val="0"/>
        </w:rPr>
      </w:pPr>
      <w:r w:rsidRPr="00DA16FA">
        <w:rPr>
          <w:snapToGrid w:val="0"/>
        </w:rPr>
        <w:t>General</w:t>
      </w:r>
    </w:p>
    <w:p w14:paraId="67E52741" w14:textId="77777777" w:rsidR="001018B2" w:rsidRPr="00DA16FA" w:rsidRDefault="001018B2" w:rsidP="001018B2">
      <w:pPr>
        <w:pStyle w:val="BodyText"/>
        <w:numPr>
          <w:ilvl w:val="0"/>
          <w:numId w:val="2"/>
        </w:numPr>
        <w:jc w:val="both"/>
      </w:pPr>
      <w:r w:rsidRPr="00DA16FA">
        <w:t xml:space="preserve">Contractors are required to report security incidents and malfunctioning security equipment to </w:t>
      </w:r>
      <w:r w:rsidR="0092751B">
        <w:t>Biogen</w:t>
      </w:r>
      <w:r w:rsidRPr="00DA16FA">
        <w:t xml:space="preserve"> Security or the local Security contact.</w:t>
      </w:r>
    </w:p>
    <w:p w14:paraId="5D1FDAF4" w14:textId="77777777" w:rsidR="001018B2" w:rsidRPr="00DA16FA" w:rsidRDefault="001018B2" w:rsidP="001018B2">
      <w:pPr>
        <w:pStyle w:val="BodyText"/>
        <w:numPr>
          <w:ilvl w:val="0"/>
          <w:numId w:val="2"/>
        </w:numPr>
        <w:jc w:val="both"/>
      </w:pPr>
      <w:r w:rsidRPr="00DA16FA">
        <w:rPr>
          <w:snapToGrid w:val="0"/>
        </w:rPr>
        <w:t xml:space="preserve">Cameras and recording devices are not allowed on site unless previously approved through the </w:t>
      </w:r>
      <w:r w:rsidR="0092751B">
        <w:t>Biogen</w:t>
      </w:r>
      <w:r w:rsidRPr="00DA16FA">
        <w:t xml:space="preserve"> Sponsor and </w:t>
      </w:r>
      <w:r w:rsidR="0092751B">
        <w:t>Biogen</w:t>
      </w:r>
      <w:r w:rsidRPr="00DA16FA">
        <w:t xml:space="preserve"> Security or local Security contact.  A Camera/Recording Authorization Form must be completed and filed with </w:t>
      </w:r>
      <w:r w:rsidR="0092751B">
        <w:t>Biogen</w:t>
      </w:r>
      <w:r w:rsidRPr="00DA16FA">
        <w:t xml:space="preserve"> Security or local Security contact before the device is allowed on site.</w:t>
      </w:r>
    </w:p>
    <w:p w14:paraId="2A1FA386" w14:textId="77777777" w:rsidR="001018B2" w:rsidRPr="00DA16FA" w:rsidRDefault="001018B2" w:rsidP="001018B2">
      <w:pPr>
        <w:pStyle w:val="BodyText"/>
        <w:numPr>
          <w:ilvl w:val="0"/>
          <w:numId w:val="2"/>
        </w:numPr>
        <w:jc w:val="both"/>
        <w:rPr>
          <w:snapToGrid w:val="0"/>
        </w:rPr>
      </w:pPr>
      <w:r w:rsidRPr="00DA16FA">
        <w:rPr>
          <w:snapToGrid w:val="0"/>
        </w:rPr>
        <w:t xml:space="preserve">Firearms and other weapons are prohibited on </w:t>
      </w:r>
      <w:r w:rsidR="0092751B">
        <w:rPr>
          <w:snapToGrid w:val="0"/>
        </w:rPr>
        <w:t>Biogen</w:t>
      </w:r>
      <w:r w:rsidRPr="00DA16FA">
        <w:rPr>
          <w:snapToGrid w:val="0"/>
        </w:rPr>
        <w:t xml:space="preserve"> property.</w:t>
      </w:r>
    </w:p>
    <w:p w14:paraId="1AD12034" w14:textId="77777777" w:rsidR="001018B2" w:rsidRPr="00DA16FA" w:rsidRDefault="001018B2" w:rsidP="001018B2">
      <w:pPr>
        <w:pStyle w:val="BodyText"/>
        <w:numPr>
          <w:ilvl w:val="0"/>
          <w:numId w:val="2"/>
        </w:numPr>
        <w:jc w:val="both"/>
      </w:pPr>
      <w:r w:rsidRPr="00DA16FA">
        <w:rPr>
          <w:snapToGrid w:val="0"/>
        </w:rPr>
        <w:t xml:space="preserve">The use of tobacco products on </w:t>
      </w:r>
      <w:r w:rsidR="0092751B">
        <w:rPr>
          <w:snapToGrid w:val="0"/>
        </w:rPr>
        <w:t>Biogen</w:t>
      </w:r>
      <w:r w:rsidRPr="00DA16FA">
        <w:rPr>
          <w:snapToGrid w:val="0"/>
        </w:rPr>
        <w:t xml:space="preserve"> property is allowed only in designated areas.</w:t>
      </w:r>
    </w:p>
    <w:p w14:paraId="63CD1A2B" w14:textId="77777777" w:rsidR="001018B2" w:rsidRPr="00DA16FA" w:rsidRDefault="001018B2" w:rsidP="001018B2">
      <w:pPr>
        <w:pStyle w:val="BodyText"/>
        <w:numPr>
          <w:ilvl w:val="0"/>
          <w:numId w:val="2"/>
        </w:numPr>
        <w:jc w:val="both"/>
      </w:pPr>
      <w:r w:rsidRPr="00DA16FA">
        <w:t xml:space="preserve">Contractor vehicles are not to be parked in any </w:t>
      </w:r>
      <w:r w:rsidR="0092751B">
        <w:t>Biogen</w:t>
      </w:r>
      <w:r w:rsidRPr="00DA16FA">
        <w:t xml:space="preserve"> assigned spaces or in the Fire Lanes.  Vehicles parked in these areas may be towed at the owner’s expense.</w:t>
      </w:r>
    </w:p>
    <w:p w14:paraId="4E71D510" w14:textId="77777777" w:rsidR="001018B2" w:rsidRPr="00DA16FA" w:rsidRDefault="001018B2" w:rsidP="001018B2">
      <w:pPr>
        <w:pStyle w:val="BodyText"/>
        <w:jc w:val="both"/>
      </w:pPr>
    </w:p>
    <w:p w14:paraId="0007A0CE" w14:textId="77777777" w:rsidR="001018B2" w:rsidRPr="00DA16FA" w:rsidRDefault="001018B2" w:rsidP="001018B2">
      <w:pPr>
        <w:pStyle w:val="BodyText"/>
        <w:jc w:val="both"/>
      </w:pPr>
      <w:r w:rsidRPr="00DA16FA">
        <w:t>Access Control</w:t>
      </w:r>
    </w:p>
    <w:p w14:paraId="3FB0B815" w14:textId="77777777" w:rsidR="001018B2" w:rsidRPr="00DA16FA" w:rsidRDefault="0092751B" w:rsidP="001018B2">
      <w:pPr>
        <w:pStyle w:val="BodyText"/>
        <w:numPr>
          <w:ilvl w:val="0"/>
          <w:numId w:val="2"/>
        </w:numPr>
        <w:jc w:val="both"/>
        <w:rPr>
          <w:snapToGrid w:val="0"/>
        </w:rPr>
      </w:pPr>
      <w:r>
        <w:rPr>
          <w:snapToGrid w:val="0"/>
        </w:rPr>
        <w:t>Biogen</w:t>
      </w:r>
      <w:r w:rsidR="001018B2" w:rsidRPr="00DA16FA">
        <w:rPr>
          <w:snapToGrid w:val="0"/>
        </w:rPr>
        <w:t xml:space="preserve"> Security or the local Security contact is responsible for issuing </w:t>
      </w:r>
      <w:r>
        <w:rPr>
          <w:snapToGrid w:val="0"/>
        </w:rPr>
        <w:t>Biogen</w:t>
      </w:r>
      <w:r w:rsidR="001018B2" w:rsidRPr="00DA16FA">
        <w:rPr>
          <w:snapToGrid w:val="0"/>
        </w:rPr>
        <w:t xml:space="preserve"> photo identification cards and maintaining the access control database.  </w:t>
      </w:r>
    </w:p>
    <w:p w14:paraId="7992CEC6" w14:textId="77777777" w:rsidR="001018B2" w:rsidRPr="00DA16FA" w:rsidRDefault="0092751B" w:rsidP="001018B2">
      <w:pPr>
        <w:pStyle w:val="BodyText"/>
        <w:numPr>
          <w:ilvl w:val="0"/>
          <w:numId w:val="2"/>
        </w:numPr>
        <w:jc w:val="both"/>
      </w:pPr>
      <w:r>
        <w:t>Biogen</w:t>
      </w:r>
      <w:r w:rsidR="001018B2" w:rsidRPr="00DA16FA">
        <w:t xml:space="preserve"> Sponsor is responsible for completing an ID Card/Access Request form for each long-term and short-term contractor and forwarding the completed form to </w:t>
      </w:r>
      <w:r>
        <w:t>Biogen</w:t>
      </w:r>
      <w:r w:rsidR="001018B2" w:rsidRPr="00DA16FA">
        <w:t xml:space="preserve"> Security or the local Security contact.</w:t>
      </w:r>
    </w:p>
    <w:p w14:paraId="101384E8" w14:textId="77777777" w:rsidR="001018B2" w:rsidRPr="00DA16FA" w:rsidRDefault="001018B2" w:rsidP="001018B2">
      <w:pPr>
        <w:pStyle w:val="BodyText"/>
        <w:numPr>
          <w:ilvl w:val="0"/>
          <w:numId w:val="2"/>
        </w:numPr>
        <w:jc w:val="both"/>
      </w:pPr>
      <w:r w:rsidRPr="00DA16FA">
        <w:rPr>
          <w:snapToGrid w:val="0"/>
        </w:rPr>
        <w:t xml:space="preserve">Long-term contractors may be issued a </w:t>
      </w:r>
      <w:r w:rsidR="0092751B">
        <w:rPr>
          <w:snapToGrid w:val="0"/>
        </w:rPr>
        <w:t>Biogen</w:t>
      </w:r>
      <w:r w:rsidRPr="00DA16FA">
        <w:rPr>
          <w:snapToGrid w:val="0"/>
        </w:rPr>
        <w:t xml:space="preserve"> photo identification card at the discretion of </w:t>
      </w:r>
      <w:r w:rsidR="0092751B">
        <w:rPr>
          <w:snapToGrid w:val="0"/>
        </w:rPr>
        <w:t>Biogen</w:t>
      </w:r>
      <w:r w:rsidRPr="00DA16FA">
        <w:rPr>
          <w:snapToGrid w:val="0"/>
        </w:rPr>
        <w:t xml:space="preserve"> Security or the local Security contact.</w:t>
      </w:r>
    </w:p>
    <w:p w14:paraId="57DE7F3D" w14:textId="77777777" w:rsidR="001018B2" w:rsidRPr="00DA16FA" w:rsidRDefault="001018B2" w:rsidP="001018B2">
      <w:pPr>
        <w:pStyle w:val="BodyText"/>
        <w:numPr>
          <w:ilvl w:val="0"/>
          <w:numId w:val="2"/>
        </w:numPr>
        <w:jc w:val="both"/>
      </w:pPr>
      <w:r w:rsidRPr="00DA16FA">
        <w:t xml:space="preserve">Short-term contractors may be entered into the access control system </w:t>
      </w:r>
      <w:r w:rsidRPr="00DA16FA">
        <w:rPr>
          <w:snapToGrid w:val="0"/>
        </w:rPr>
        <w:t xml:space="preserve">at the discretion of </w:t>
      </w:r>
      <w:r w:rsidR="0092751B">
        <w:rPr>
          <w:snapToGrid w:val="0"/>
        </w:rPr>
        <w:t>Biogen</w:t>
      </w:r>
      <w:r w:rsidRPr="00DA16FA">
        <w:rPr>
          <w:snapToGrid w:val="0"/>
        </w:rPr>
        <w:t xml:space="preserve"> Security or the local Security contact</w:t>
      </w:r>
      <w:r w:rsidRPr="00DA16FA">
        <w:t>, allowing the individual to obtain a Temporary Contractor badge.</w:t>
      </w:r>
    </w:p>
    <w:p w14:paraId="0DC42187" w14:textId="77777777" w:rsidR="001018B2" w:rsidRPr="00DA16FA" w:rsidRDefault="001018B2" w:rsidP="001018B2">
      <w:pPr>
        <w:pStyle w:val="BodyText"/>
        <w:numPr>
          <w:ilvl w:val="0"/>
          <w:numId w:val="2"/>
        </w:numPr>
        <w:jc w:val="both"/>
      </w:pPr>
      <w:r w:rsidRPr="00DA16FA">
        <w:t xml:space="preserve">Any person not entered into the access control system, is considered a Visitor and must be escorted at all times while in a </w:t>
      </w:r>
      <w:r w:rsidR="0092751B">
        <w:t>Biogen</w:t>
      </w:r>
      <w:r w:rsidRPr="00DA16FA">
        <w:t xml:space="preserve"> facility.</w:t>
      </w:r>
    </w:p>
    <w:p w14:paraId="3846EDC4" w14:textId="77777777" w:rsidR="001018B2" w:rsidRPr="00DA16FA" w:rsidRDefault="001018B2" w:rsidP="001018B2">
      <w:pPr>
        <w:pStyle w:val="BodyText"/>
        <w:numPr>
          <w:ilvl w:val="0"/>
          <w:numId w:val="2"/>
        </w:numPr>
        <w:jc w:val="both"/>
      </w:pPr>
      <w:r w:rsidRPr="00DA16FA">
        <w:t>To obtain a Temporary Contractor badge, the contractor must present and leave a valid photo ID at the Security desk and be electronically issued a badge or sign in the Contractor Log.  Upon leaving the individual must return the Temporary Contractor badge and sign out of the Contractor Log.</w:t>
      </w:r>
    </w:p>
    <w:p w14:paraId="141C5B1D" w14:textId="77777777" w:rsidR="001018B2" w:rsidRPr="00DA16FA" w:rsidRDefault="001018B2" w:rsidP="001018B2">
      <w:pPr>
        <w:pStyle w:val="BodyText"/>
        <w:numPr>
          <w:ilvl w:val="0"/>
          <w:numId w:val="2"/>
        </w:numPr>
        <w:jc w:val="both"/>
      </w:pPr>
      <w:r w:rsidRPr="00DA16FA">
        <w:t xml:space="preserve">Both Contractor photo identification cards and Temporary Contractor badges must be visibly worn at all times while on </w:t>
      </w:r>
      <w:r w:rsidR="0092751B">
        <w:t>Biogen</w:t>
      </w:r>
      <w:r w:rsidRPr="00DA16FA">
        <w:t xml:space="preserve"> premises and presented when requested by a </w:t>
      </w:r>
      <w:r w:rsidR="0092751B">
        <w:t>Biogen</w:t>
      </w:r>
      <w:r w:rsidRPr="00DA16FA">
        <w:t xml:space="preserve"> employee or Security personnel.</w:t>
      </w:r>
    </w:p>
    <w:p w14:paraId="1EE01206" w14:textId="77777777" w:rsidR="001018B2" w:rsidRPr="00DA16FA" w:rsidRDefault="001018B2" w:rsidP="001018B2">
      <w:pPr>
        <w:pStyle w:val="BodyText"/>
        <w:numPr>
          <w:ilvl w:val="0"/>
          <w:numId w:val="2"/>
        </w:numPr>
        <w:jc w:val="both"/>
      </w:pPr>
      <w:r w:rsidRPr="00DA16FA">
        <w:t>There will be a $15.00 charge for the replacement of Lost ID cards.  There will be no charge for the replacement of broken or malfunctioning cards, unless attributed to abuse.</w:t>
      </w:r>
    </w:p>
    <w:p w14:paraId="15202349" w14:textId="77777777" w:rsidR="001018B2" w:rsidRPr="00DA16FA" w:rsidRDefault="001018B2" w:rsidP="001018B2">
      <w:pPr>
        <w:pStyle w:val="BodyText"/>
        <w:numPr>
          <w:ilvl w:val="0"/>
          <w:numId w:val="2"/>
        </w:numPr>
        <w:jc w:val="both"/>
      </w:pPr>
      <w:r w:rsidRPr="00DA16FA">
        <w:t xml:space="preserve">All Contractors must follow established procedures for access, which could vary by facility and may include badging in and out of </w:t>
      </w:r>
      <w:r w:rsidR="0092751B">
        <w:t>Biogen</w:t>
      </w:r>
      <w:r w:rsidRPr="00DA16FA">
        <w:t xml:space="preserve"> facilities at all times.</w:t>
      </w:r>
    </w:p>
    <w:p w14:paraId="0CF6565A" w14:textId="77777777" w:rsidR="001018B2" w:rsidRPr="00DA16FA" w:rsidRDefault="001018B2" w:rsidP="001018B2">
      <w:pPr>
        <w:pStyle w:val="BodyText"/>
        <w:numPr>
          <w:ilvl w:val="0"/>
          <w:numId w:val="2"/>
        </w:numPr>
        <w:jc w:val="both"/>
      </w:pPr>
      <w:r w:rsidRPr="00DA16FA">
        <w:t>Contractors will not prop any access controlled doors open.</w:t>
      </w:r>
    </w:p>
    <w:p w14:paraId="615B8253" w14:textId="77777777" w:rsidR="001018B2" w:rsidRPr="00DA16FA" w:rsidRDefault="001018B2" w:rsidP="001018B2">
      <w:pPr>
        <w:pStyle w:val="BodyText"/>
        <w:numPr>
          <w:ilvl w:val="0"/>
          <w:numId w:val="2"/>
        </w:numPr>
        <w:jc w:val="both"/>
      </w:pPr>
      <w:r w:rsidRPr="00DA16FA">
        <w:t xml:space="preserve">Contractors will not allow other persons to “tailgate” on their access into </w:t>
      </w:r>
      <w:r w:rsidR="0092751B">
        <w:t>Biogen</w:t>
      </w:r>
      <w:r w:rsidRPr="00DA16FA">
        <w:t xml:space="preserve"> spaces.</w:t>
      </w:r>
    </w:p>
    <w:p w14:paraId="0EA39CDF" w14:textId="77777777" w:rsidR="001018B2" w:rsidRDefault="001018B2" w:rsidP="001018B2">
      <w:pPr>
        <w:jc w:val="center"/>
        <w:rPr>
          <w:sz w:val="24"/>
          <w:szCs w:val="24"/>
        </w:rPr>
        <w:sectPr w:rsidR="001018B2" w:rsidSect="00760308">
          <w:footerReference w:type="default" r:id="rId21"/>
          <w:pgSz w:w="12240" w:h="15840" w:code="1"/>
          <w:pgMar w:top="1440" w:right="1440" w:bottom="1440" w:left="1440" w:header="720" w:footer="720" w:gutter="0"/>
          <w:cols w:space="720"/>
          <w:noEndnote/>
        </w:sectPr>
      </w:pPr>
    </w:p>
    <w:p w14:paraId="35C5CE03" w14:textId="77777777" w:rsidR="001018B2" w:rsidRPr="00DA16FA" w:rsidRDefault="001018B2" w:rsidP="001018B2">
      <w:pPr>
        <w:jc w:val="both"/>
        <w:rPr>
          <w:b/>
          <w:sz w:val="24"/>
          <w:szCs w:val="24"/>
        </w:rPr>
      </w:pPr>
    </w:p>
    <w:p w14:paraId="007D0902" w14:textId="77777777" w:rsidR="001018B2" w:rsidRPr="008F5686" w:rsidRDefault="001018B2" w:rsidP="001018B2">
      <w:pPr>
        <w:jc w:val="center"/>
        <w:rPr>
          <w:b/>
          <w:smallCaps/>
          <w:sz w:val="24"/>
          <w:szCs w:val="24"/>
        </w:rPr>
      </w:pPr>
      <w:r w:rsidRPr="00DA16FA">
        <w:rPr>
          <w:sz w:val="24"/>
          <w:szCs w:val="24"/>
        </w:rPr>
        <w:t xml:space="preserve"> </w:t>
      </w:r>
      <w:r w:rsidRPr="008F5686">
        <w:rPr>
          <w:b/>
          <w:smallCaps/>
          <w:sz w:val="24"/>
          <w:szCs w:val="24"/>
        </w:rPr>
        <w:t>Schedule __</w:t>
      </w:r>
    </w:p>
    <w:p w14:paraId="57CF42E1" w14:textId="77777777" w:rsidR="001018B2" w:rsidRPr="008F5686" w:rsidRDefault="001018B2" w:rsidP="001018B2">
      <w:pPr>
        <w:jc w:val="center"/>
        <w:rPr>
          <w:smallCaps/>
          <w:sz w:val="24"/>
          <w:szCs w:val="24"/>
        </w:rPr>
      </w:pPr>
    </w:p>
    <w:p w14:paraId="45459193" w14:textId="0CB44C71" w:rsidR="001018B2" w:rsidRPr="008F5686" w:rsidRDefault="001018B2" w:rsidP="001018B2">
      <w:pPr>
        <w:jc w:val="both"/>
        <w:rPr>
          <w:sz w:val="24"/>
          <w:szCs w:val="24"/>
        </w:rPr>
      </w:pPr>
      <w:r w:rsidRPr="008F5686">
        <w:rPr>
          <w:sz w:val="24"/>
          <w:szCs w:val="24"/>
        </w:rPr>
        <w:tab/>
        <w:t xml:space="preserve">This </w:t>
      </w:r>
      <w:r w:rsidR="00C925FA" w:rsidRPr="008F5686">
        <w:rPr>
          <w:sz w:val="24"/>
          <w:szCs w:val="24"/>
        </w:rPr>
        <w:t xml:space="preserve"> Work Schedule (“</w:t>
      </w:r>
      <w:r w:rsidRPr="008F5686">
        <w:rPr>
          <w:sz w:val="24"/>
          <w:szCs w:val="24"/>
        </w:rPr>
        <w:t xml:space="preserve">Schedule”), dated as of __________ </w:t>
      </w:r>
      <w:r w:rsidRPr="008F5686">
        <w:rPr>
          <w:sz w:val="24"/>
          <w:szCs w:val="24"/>
          <w:u w:val="single"/>
        </w:rPr>
        <w:t>__</w:t>
      </w:r>
      <w:r w:rsidRPr="008F5686">
        <w:rPr>
          <w:sz w:val="24"/>
          <w:szCs w:val="24"/>
        </w:rPr>
        <w:t>, 20</w:t>
      </w:r>
      <w:ins w:id="286" w:author="APSL Legal" w:date="2022-05-16T13:35:00Z">
        <w:r w:rsidR="002132B7">
          <w:rPr>
            <w:sz w:val="24"/>
            <w:szCs w:val="24"/>
          </w:rPr>
          <w:t>22</w:t>
        </w:r>
      </w:ins>
      <w:del w:id="287" w:author="APSL Legal" w:date="2022-05-16T13:35:00Z">
        <w:r w:rsidRPr="008F5686" w:rsidDel="002132B7">
          <w:rPr>
            <w:sz w:val="24"/>
            <w:szCs w:val="24"/>
          </w:rPr>
          <w:delText>09</w:delText>
        </w:r>
      </w:del>
      <w:r w:rsidRPr="008F5686">
        <w:rPr>
          <w:sz w:val="24"/>
          <w:szCs w:val="24"/>
        </w:rPr>
        <w:t xml:space="preserve"> (the “Effective Date”), is subject to that certain Master </w:t>
      </w:r>
      <w:r w:rsidR="00C52C55" w:rsidRPr="008F5686">
        <w:rPr>
          <w:sz w:val="24"/>
          <w:szCs w:val="24"/>
        </w:rPr>
        <w:t xml:space="preserve">Laboratory </w:t>
      </w:r>
      <w:r w:rsidRPr="008F5686">
        <w:rPr>
          <w:sz w:val="24"/>
          <w:szCs w:val="24"/>
        </w:rPr>
        <w:t xml:space="preserve">Services Agreement, dated as of ___________ ____, </w:t>
      </w:r>
      <w:r w:rsidR="00C52C55" w:rsidRPr="008F5686">
        <w:rPr>
          <w:sz w:val="24"/>
          <w:szCs w:val="24"/>
        </w:rPr>
        <w:t xml:space="preserve">202___ </w:t>
      </w:r>
      <w:r w:rsidRPr="008F5686">
        <w:rPr>
          <w:sz w:val="24"/>
          <w:szCs w:val="24"/>
        </w:rPr>
        <w:t xml:space="preserve">(the “Agreement”), by and between </w:t>
      </w:r>
      <w:del w:id="288" w:author="APSL Legal" w:date="2022-05-16T13:35:00Z">
        <w:r w:rsidR="00F43D22" w:rsidRPr="008F5686" w:rsidDel="002132B7">
          <w:rPr>
            <w:b/>
            <w:sz w:val="24"/>
            <w:szCs w:val="24"/>
          </w:rPr>
          <w:delText>#SUPPLIERID/SUPNAME#</w:delText>
        </w:r>
      </w:del>
      <w:ins w:id="289" w:author="APSL Legal" w:date="2022-05-16T13:35:00Z">
        <w:r w:rsidR="002132B7">
          <w:rPr>
            <w:b/>
            <w:sz w:val="24"/>
            <w:szCs w:val="24"/>
          </w:rPr>
          <w:t>Aurigene Pharmaceutical Services Limited</w:t>
        </w:r>
      </w:ins>
      <w:r w:rsidR="00F43D22" w:rsidRPr="008F5686">
        <w:rPr>
          <w:sz w:val="24"/>
          <w:szCs w:val="24"/>
        </w:rPr>
        <w:t xml:space="preserve"> </w:t>
      </w:r>
      <w:r w:rsidRPr="008F5686">
        <w:rPr>
          <w:sz w:val="24"/>
          <w:szCs w:val="24"/>
        </w:rPr>
        <w:t xml:space="preserve">(“Vendor”) and </w:t>
      </w:r>
      <w:r w:rsidR="0092751B" w:rsidRPr="008F5686">
        <w:rPr>
          <w:sz w:val="24"/>
          <w:szCs w:val="24"/>
        </w:rPr>
        <w:t>Biogen</w:t>
      </w:r>
      <w:r w:rsidRPr="008F5686">
        <w:rPr>
          <w:sz w:val="24"/>
          <w:szCs w:val="24"/>
        </w:rPr>
        <w:t xml:space="preserve"> </w:t>
      </w:r>
      <w:r w:rsidR="00EF5E77" w:rsidRPr="008F5686">
        <w:rPr>
          <w:sz w:val="24"/>
          <w:szCs w:val="24"/>
        </w:rPr>
        <w:t xml:space="preserve">MA </w:t>
      </w:r>
      <w:r w:rsidRPr="008F5686">
        <w:rPr>
          <w:sz w:val="24"/>
          <w:szCs w:val="24"/>
        </w:rPr>
        <w:t>Inc. (“</w:t>
      </w:r>
      <w:r w:rsidR="0092751B" w:rsidRPr="008F5686">
        <w:rPr>
          <w:sz w:val="24"/>
          <w:szCs w:val="24"/>
        </w:rPr>
        <w:t>Biogen</w:t>
      </w:r>
      <w:r w:rsidRPr="008F5686">
        <w:rPr>
          <w:sz w:val="24"/>
          <w:szCs w:val="24"/>
        </w:rPr>
        <w:t>”).  The terms and provisions of the Agreement are incor</w:t>
      </w:r>
      <w:r w:rsidR="00C925FA" w:rsidRPr="008F5686">
        <w:rPr>
          <w:sz w:val="24"/>
          <w:szCs w:val="24"/>
        </w:rPr>
        <w:t xml:space="preserve">porated by reference into this </w:t>
      </w:r>
      <w:r w:rsidRPr="008F5686">
        <w:rPr>
          <w:sz w:val="24"/>
          <w:szCs w:val="24"/>
        </w:rPr>
        <w:t xml:space="preserve">Schedule and Vendor </w:t>
      </w:r>
      <w:ins w:id="290" w:author="APSL Legal" w:date="2022-05-16T13:35:00Z">
        <w:r w:rsidR="002132B7">
          <w:rPr>
            <w:sz w:val="24"/>
            <w:szCs w:val="24"/>
          </w:rPr>
          <w:t xml:space="preserve">and Biogen </w:t>
        </w:r>
      </w:ins>
      <w:r w:rsidRPr="008F5686">
        <w:rPr>
          <w:sz w:val="24"/>
          <w:szCs w:val="24"/>
        </w:rPr>
        <w:t>agree</w:t>
      </w:r>
      <w:del w:id="291" w:author="APSL Legal" w:date="2022-05-16T13:35:00Z">
        <w:r w:rsidRPr="008F5686" w:rsidDel="002132B7">
          <w:rPr>
            <w:sz w:val="24"/>
            <w:szCs w:val="24"/>
          </w:rPr>
          <w:delText>s</w:delText>
        </w:r>
      </w:del>
      <w:r w:rsidRPr="008F5686">
        <w:rPr>
          <w:sz w:val="24"/>
          <w:szCs w:val="24"/>
        </w:rPr>
        <w:t xml:space="preserve"> to be bound by all terms and provisions of the Agreement applicable hereto.  </w:t>
      </w:r>
      <w:r w:rsidR="009162D8" w:rsidRPr="008F5686">
        <w:rPr>
          <w:sz w:val="24"/>
          <w:szCs w:val="24"/>
        </w:rPr>
        <w:t xml:space="preserve">Capitalized terms used in this </w:t>
      </w:r>
      <w:r w:rsidRPr="008F5686">
        <w:rPr>
          <w:sz w:val="24"/>
          <w:szCs w:val="24"/>
        </w:rPr>
        <w:t>Schedule and not defined shall have the meanings ascribed to them in the Agreement.</w:t>
      </w:r>
    </w:p>
    <w:p w14:paraId="18EE7F8F" w14:textId="77777777" w:rsidR="001018B2" w:rsidRPr="008F5686" w:rsidRDefault="001018B2" w:rsidP="001018B2">
      <w:pPr>
        <w:jc w:val="center"/>
        <w:rPr>
          <w:b/>
          <w:smallCaps/>
          <w:sz w:val="24"/>
          <w:szCs w:val="24"/>
        </w:rPr>
      </w:pPr>
    </w:p>
    <w:p w14:paraId="10A04B8C" w14:textId="77777777" w:rsidR="001018B2" w:rsidRPr="008F5686" w:rsidRDefault="001018B2" w:rsidP="001018B2">
      <w:pPr>
        <w:numPr>
          <w:ilvl w:val="0"/>
          <w:numId w:val="8"/>
        </w:numPr>
        <w:jc w:val="both"/>
        <w:rPr>
          <w:b/>
          <w:smallCaps/>
          <w:sz w:val="24"/>
          <w:szCs w:val="24"/>
        </w:rPr>
      </w:pPr>
      <w:r w:rsidRPr="008F5686">
        <w:rPr>
          <w:b/>
          <w:smallCaps/>
          <w:sz w:val="24"/>
          <w:szCs w:val="24"/>
        </w:rPr>
        <w:t>Services and Scope of Work</w:t>
      </w:r>
    </w:p>
    <w:p w14:paraId="707EEEFB" w14:textId="77777777" w:rsidR="001018B2" w:rsidRPr="008F5686" w:rsidRDefault="001018B2" w:rsidP="001018B2">
      <w:pPr>
        <w:jc w:val="both"/>
        <w:rPr>
          <w:sz w:val="24"/>
          <w:szCs w:val="24"/>
        </w:rPr>
      </w:pPr>
    </w:p>
    <w:p w14:paraId="50A30B11" w14:textId="4210B98F" w:rsidR="001018B2" w:rsidRPr="008F5686" w:rsidRDefault="001018B2" w:rsidP="001018B2">
      <w:pPr>
        <w:jc w:val="both"/>
        <w:rPr>
          <w:sz w:val="24"/>
          <w:szCs w:val="24"/>
        </w:rPr>
      </w:pPr>
      <w:r w:rsidRPr="008F5686">
        <w:rPr>
          <w:sz w:val="24"/>
          <w:szCs w:val="24"/>
        </w:rPr>
        <w:tab/>
        <w:t>Vendor shall provide short description of services to be provided (the “Services”) and produce certain deliverables (</w:t>
      </w:r>
      <w:r w:rsidR="009162D8" w:rsidRPr="008F5686">
        <w:rPr>
          <w:sz w:val="24"/>
          <w:szCs w:val="24"/>
        </w:rPr>
        <w:t xml:space="preserve">the </w:t>
      </w:r>
      <w:r w:rsidRPr="008F5686">
        <w:rPr>
          <w:sz w:val="24"/>
          <w:szCs w:val="24"/>
        </w:rPr>
        <w:t>“</w:t>
      </w:r>
      <w:r w:rsidR="0092751B" w:rsidRPr="008F5686">
        <w:rPr>
          <w:sz w:val="24"/>
          <w:szCs w:val="24"/>
        </w:rPr>
        <w:t>Biogen</w:t>
      </w:r>
      <w:r w:rsidR="009162D8" w:rsidRPr="008F5686">
        <w:rPr>
          <w:sz w:val="24"/>
          <w:szCs w:val="24"/>
        </w:rPr>
        <w:t xml:space="preserve"> </w:t>
      </w:r>
      <w:r w:rsidRPr="008F5686">
        <w:rPr>
          <w:sz w:val="24"/>
          <w:szCs w:val="24"/>
        </w:rPr>
        <w:t xml:space="preserve">Deliverables”), for </w:t>
      </w:r>
      <w:r w:rsidR="0092751B" w:rsidRPr="008F5686">
        <w:rPr>
          <w:sz w:val="24"/>
          <w:szCs w:val="24"/>
        </w:rPr>
        <w:t>Biogen</w:t>
      </w:r>
      <w:r w:rsidRPr="008F5686">
        <w:rPr>
          <w:sz w:val="24"/>
          <w:szCs w:val="24"/>
        </w:rPr>
        <w:t xml:space="preserve">, as further detailed in that certain proposal dated </w:t>
      </w:r>
      <w:r w:rsidR="00B32036" w:rsidRPr="008F5686">
        <w:rPr>
          <w:sz w:val="24"/>
          <w:szCs w:val="24"/>
        </w:rPr>
        <w:t>_____________, __, 20</w:t>
      </w:r>
      <w:ins w:id="292" w:author="APSL Legal" w:date="2022-05-16T13:36:00Z">
        <w:r w:rsidR="002132B7">
          <w:rPr>
            <w:sz w:val="24"/>
            <w:szCs w:val="24"/>
          </w:rPr>
          <w:t>22</w:t>
        </w:r>
      </w:ins>
      <w:del w:id="293" w:author="APSL Legal" w:date="2022-05-16T13:36:00Z">
        <w:r w:rsidR="00B32036" w:rsidRPr="008F5686" w:rsidDel="002132B7">
          <w:rPr>
            <w:sz w:val="24"/>
            <w:szCs w:val="24"/>
          </w:rPr>
          <w:delText>10</w:delText>
        </w:r>
      </w:del>
      <w:r w:rsidRPr="008F5686">
        <w:rPr>
          <w:sz w:val="24"/>
          <w:szCs w:val="24"/>
        </w:rPr>
        <w:t xml:space="preserve">, prepared by Vendor and accepted by </w:t>
      </w:r>
      <w:r w:rsidR="0092751B" w:rsidRPr="008F5686">
        <w:rPr>
          <w:sz w:val="24"/>
          <w:szCs w:val="24"/>
        </w:rPr>
        <w:t>Biogen</w:t>
      </w:r>
      <w:r w:rsidRPr="008F5686">
        <w:rPr>
          <w:sz w:val="24"/>
          <w:szCs w:val="24"/>
        </w:rPr>
        <w:t xml:space="preserve">, a copy of which is attached hereto as </w:t>
      </w:r>
      <w:r w:rsidRPr="008F5686">
        <w:rPr>
          <w:sz w:val="24"/>
          <w:szCs w:val="24"/>
          <w:u w:val="single"/>
        </w:rPr>
        <w:t>Exhibit A</w:t>
      </w:r>
      <w:r w:rsidRPr="008F5686">
        <w:rPr>
          <w:sz w:val="24"/>
          <w:szCs w:val="24"/>
        </w:rPr>
        <w:t xml:space="preserve"> (the “Proposal”).  Except as expressly provided below, the terms and conditions of the Proposal are incor</w:t>
      </w:r>
      <w:r w:rsidR="009162D8" w:rsidRPr="008F5686">
        <w:rPr>
          <w:sz w:val="24"/>
          <w:szCs w:val="24"/>
        </w:rPr>
        <w:t xml:space="preserve">porated by reference into this </w:t>
      </w:r>
      <w:r w:rsidRPr="008F5686">
        <w:rPr>
          <w:sz w:val="24"/>
          <w:szCs w:val="24"/>
        </w:rPr>
        <w:t xml:space="preserve">Schedule and the Vendor agrees to be bound thereby.  </w:t>
      </w:r>
    </w:p>
    <w:p w14:paraId="19EC7CFF" w14:textId="77777777" w:rsidR="001018B2" w:rsidRPr="008F5686" w:rsidRDefault="001018B2" w:rsidP="001018B2">
      <w:pPr>
        <w:jc w:val="both"/>
        <w:rPr>
          <w:b/>
          <w:sz w:val="24"/>
          <w:szCs w:val="24"/>
          <w:u w:val="single"/>
        </w:rPr>
      </w:pPr>
    </w:p>
    <w:p w14:paraId="2083F2BE" w14:textId="77777777" w:rsidR="001018B2" w:rsidRPr="008F5686" w:rsidRDefault="001018B2" w:rsidP="001018B2">
      <w:pPr>
        <w:jc w:val="both"/>
        <w:rPr>
          <w:b/>
          <w:sz w:val="24"/>
          <w:szCs w:val="24"/>
        </w:rPr>
      </w:pPr>
    </w:p>
    <w:p w14:paraId="01042E08" w14:textId="77777777" w:rsidR="001018B2" w:rsidRPr="008F5686" w:rsidRDefault="001018B2" w:rsidP="001018B2">
      <w:pPr>
        <w:keepNext/>
        <w:keepLines/>
        <w:numPr>
          <w:ilvl w:val="0"/>
          <w:numId w:val="8"/>
        </w:numPr>
        <w:jc w:val="both"/>
        <w:rPr>
          <w:b/>
          <w:sz w:val="24"/>
          <w:szCs w:val="24"/>
        </w:rPr>
      </w:pPr>
      <w:r w:rsidRPr="008F5686">
        <w:rPr>
          <w:b/>
          <w:smallCaps/>
          <w:sz w:val="24"/>
          <w:szCs w:val="24"/>
        </w:rPr>
        <w:t>Conflicting language</w:t>
      </w:r>
    </w:p>
    <w:p w14:paraId="18669591" w14:textId="77777777" w:rsidR="001018B2" w:rsidRPr="008F5686" w:rsidRDefault="001018B2" w:rsidP="001018B2">
      <w:pPr>
        <w:jc w:val="both"/>
        <w:rPr>
          <w:b/>
          <w:sz w:val="24"/>
          <w:szCs w:val="24"/>
        </w:rPr>
      </w:pPr>
    </w:p>
    <w:p w14:paraId="3284990B" w14:textId="77777777" w:rsidR="001018B2" w:rsidRPr="008F5686" w:rsidRDefault="001018B2" w:rsidP="001018B2">
      <w:pPr>
        <w:jc w:val="both"/>
        <w:rPr>
          <w:b/>
          <w:sz w:val="24"/>
          <w:szCs w:val="24"/>
        </w:rPr>
      </w:pPr>
      <w:r w:rsidRPr="008F5686">
        <w:rPr>
          <w:b/>
          <w:sz w:val="24"/>
          <w:szCs w:val="24"/>
        </w:rPr>
        <w:t>TO THE EXTENT THAT ANY TERMS OF THE PROPOSAL ARE INCONSISTENT OR EXPRESSLY CONFLICT</w:t>
      </w:r>
      <w:r w:rsidR="009162D8" w:rsidRPr="008F5686">
        <w:rPr>
          <w:b/>
          <w:sz w:val="24"/>
          <w:szCs w:val="24"/>
        </w:rPr>
        <w:t xml:space="preserve"> WITH ANY OF THE TERMS OF THIS </w:t>
      </w:r>
      <w:r w:rsidRPr="008F5686">
        <w:rPr>
          <w:b/>
          <w:sz w:val="24"/>
          <w:szCs w:val="24"/>
        </w:rPr>
        <w:t>SCHEDULE SET FORTH IN SECTIONS II AND III B</w:t>
      </w:r>
      <w:r w:rsidR="00C925FA" w:rsidRPr="008F5686">
        <w:rPr>
          <w:b/>
          <w:sz w:val="24"/>
          <w:szCs w:val="24"/>
        </w:rPr>
        <w:t xml:space="preserve">ELOW, THE TERMS OF THIS </w:t>
      </w:r>
      <w:r w:rsidRPr="008F5686">
        <w:rPr>
          <w:b/>
          <w:sz w:val="24"/>
          <w:szCs w:val="24"/>
        </w:rPr>
        <w:t xml:space="preserve">SCHEDULE SHALL PREVAIL. </w:t>
      </w:r>
    </w:p>
    <w:p w14:paraId="23F01746" w14:textId="77777777" w:rsidR="001018B2" w:rsidRPr="008F5686" w:rsidRDefault="001018B2" w:rsidP="001018B2">
      <w:pPr>
        <w:jc w:val="both"/>
        <w:rPr>
          <w:b/>
          <w:sz w:val="24"/>
          <w:szCs w:val="24"/>
        </w:rPr>
      </w:pPr>
    </w:p>
    <w:p w14:paraId="4CB99336" w14:textId="77777777" w:rsidR="001018B2" w:rsidRPr="008F5686" w:rsidRDefault="001018B2" w:rsidP="001018B2">
      <w:pPr>
        <w:jc w:val="both"/>
        <w:rPr>
          <w:b/>
          <w:sz w:val="24"/>
          <w:szCs w:val="24"/>
        </w:rPr>
      </w:pPr>
      <w:r w:rsidRPr="008F5686">
        <w:rPr>
          <w:b/>
          <w:sz w:val="24"/>
          <w:szCs w:val="24"/>
        </w:rPr>
        <w:t xml:space="preserve">TO THE EXTENT THAT ANY TERMS OF </w:t>
      </w:r>
      <w:r w:rsidR="009162D8" w:rsidRPr="008F5686">
        <w:rPr>
          <w:b/>
          <w:sz w:val="24"/>
          <w:szCs w:val="24"/>
        </w:rPr>
        <w:t xml:space="preserve">THIS </w:t>
      </w:r>
      <w:r w:rsidRPr="008F5686">
        <w:rPr>
          <w:b/>
          <w:sz w:val="24"/>
          <w:szCs w:val="24"/>
        </w:rPr>
        <w:t xml:space="preserve">SCHEDULE (INCLUDING THE PROPOSAL) ARE INCONSISTENT OR EXPRESSLY CONFLICT WITH ANY OF THE TERMS OF THE AGREEMENT, THE TERMS OF THE AGREEMENT SHALL PREVAIL AND THE INCONSISTENT OR CONFLICTING </w:t>
      </w:r>
      <w:r w:rsidR="009162D8" w:rsidRPr="008F5686">
        <w:rPr>
          <w:b/>
          <w:sz w:val="24"/>
          <w:szCs w:val="24"/>
        </w:rPr>
        <w:t xml:space="preserve">TERMS OF THIS </w:t>
      </w:r>
      <w:r w:rsidRPr="008F5686">
        <w:rPr>
          <w:b/>
          <w:sz w:val="24"/>
          <w:szCs w:val="24"/>
        </w:rPr>
        <w:t xml:space="preserve">SCHEDULE (INCLUDING THE PROPOSAL) SHALL HAVE NO FORCE OR EFFECT.  </w:t>
      </w:r>
    </w:p>
    <w:p w14:paraId="06515859" w14:textId="77777777" w:rsidR="001018B2" w:rsidRPr="008F5686" w:rsidRDefault="001018B2" w:rsidP="001018B2">
      <w:pPr>
        <w:jc w:val="both"/>
        <w:rPr>
          <w:sz w:val="24"/>
          <w:szCs w:val="24"/>
        </w:rPr>
      </w:pPr>
    </w:p>
    <w:p w14:paraId="79B70254" w14:textId="77777777" w:rsidR="001018B2" w:rsidRPr="008F5686" w:rsidRDefault="001018B2" w:rsidP="001018B2">
      <w:pPr>
        <w:keepNext/>
        <w:keepLines/>
        <w:numPr>
          <w:ilvl w:val="0"/>
          <w:numId w:val="8"/>
        </w:numPr>
        <w:jc w:val="both"/>
        <w:rPr>
          <w:b/>
          <w:sz w:val="24"/>
          <w:szCs w:val="24"/>
        </w:rPr>
      </w:pPr>
      <w:r w:rsidRPr="008F5686">
        <w:rPr>
          <w:b/>
          <w:smallCaps/>
          <w:sz w:val="24"/>
          <w:szCs w:val="24"/>
        </w:rPr>
        <w:t>Term</w:t>
      </w:r>
    </w:p>
    <w:p w14:paraId="7CE152F6" w14:textId="77777777" w:rsidR="001018B2" w:rsidRPr="008F5686" w:rsidRDefault="001018B2" w:rsidP="001018B2">
      <w:pPr>
        <w:keepNext/>
        <w:keepLines/>
        <w:ind w:firstLine="360"/>
        <w:jc w:val="both"/>
        <w:rPr>
          <w:sz w:val="24"/>
          <w:szCs w:val="24"/>
        </w:rPr>
      </w:pPr>
    </w:p>
    <w:p w14:paraId="6B38B0B5" w14:textId="77777777" w:rsidR="001018B2" w:rsidRPr="008F5686" w:rsidRDefault="001018B2" w:rsidP="001018B2">
      <w:pPr>
        <w:jc w:val="both"/>
        <w:rPr>
          <w:sz w:val="24"/>
          <w:szCs w:val="24"/>
        </w:rPr>
      </w:pPr>
      <w:r w:rsidRPr="008F5686">
        <w:rPr>
          <w:sz w:val="24"/>
          <w:szCs w:val="24"/>
        </w:rPr>
        <w:tab/>
      </w:r>
      <w:r w:rsidR="00B32036" w:rsidRPr="008F5686">
        <w:rPr>
          <w:sz w:val="24"/>
          <w:szCs w:val="24"/>
        </w:rPr>
        <w:t xml:space="preserve">The term of this </w:t>
      </w:r>
      <w:r w:rsidRPr="008F5686">
        <w:rPr>
          <w:sz w:val="24"/>
          <w:szCs w:val="24"/>
        </w:rPr>
        <w:t>Schedule shall commence on the Effective Date</w:t>
      </w:r>
      <w:r w:rsidR="009162D8" w:rsidRPr="008F5686">
        <w:rPr>
          <w:sz w:val="24"/>
          <w:szCs w:val="24"/>
        </w:rPr>
        <w:t xml:space="preserve"> </w:t>
      </w:r>
      <w:r w:rsidRPr="008F5686">
        <w:rPr>
          <w:sz w:val="24"/>
          <w:szCs w:val="24"/>
        </w:rPr>
        <w:t xml:space="preserve">and shall expire on </w:t>
      </w:r>
      <w:r w:rsidR="009162D8" w:rsidRPr="008F5686">
        <w:rPr>
          <w:sz w:val="24"/>
          <w:szCs w:val="24"/>
        </w:rPr>
        <w:t xml:space="preserve">upon </w:t>
      </w:r>
      <w:r w:rsidRPr="008F5686">
        <w:rPr>
          <w:sz w:val="24"/>
          <w:szCs w:val="24"/>
        </w:rPr>
        <w:t xml:space="preserve">Vendor’s satisfactory completion of the Services and production of </w:t>
      </w:r>
      <w:r w:rsidR="009162D8" w:rsidRPr="008F5686">
        <w:rPr>
          <w:sz w:val="24"/>
          <w:szCs w:val="24"/>
        </w:rPr>
        <w:t xml:space="preserve">the </w:t>
      </w:r>
      <w:r w:rsidR="0092751B" w:rsidRPr="008F5686">
        <w:rPr>
          <w:sz w:val="24"/>
          <w:szCs w:val="24"/>
        </w:rPr>
        <w:t>Biogen</w:t>
      </w:r>
      <w:r w:rsidR="009162D8" w:rsidRPr="008F5686">
        <w:rPr>
          <w:sz w:val="24"/>
          <w:szCs w:val="24"/>
        </w:rPr>
        <w:t xml:space="preserve"> </w:t>
      </w:r>
      <w:r w:rsidRPr="008F5686">
        <w:rPr>
          <w:sz w:val="24"/>
          <w:szCs w:val="24"/>
        </w:rPr>
        <w:t xml:space="preserve">Deliverables and </w:t>
      </w:r>
      <w:r w:rsidR="0092751B" w:rsidRPr="008F5686">
        <w:rPr>
          <w:sz w:val="24"/>
          <w:szCs w:val="24"/>
        </w:rPr>
        <w:t>Biogen</w:t>
      </w:r>
      <w:r w:rsidRPr="008F5686">
        <w:rPr>
          <w:sz w:val="24"/>
          <w:szCs w:val="24"/>
        </w:rPr>
        <w:t xml:space="preserve">’s full payment for such Services and </w:t>
      </w:r>
      <w:r w:rsidR="0092751B" w:rsidRPr="008F5686">
        <w:rPr>
          <w:sz w:val="24"/>
          <w:szCs w:val="24"/>
        </w:rPr>
        <w:t>Biogen</w:t>
      </w:r>
      <w:r w:rsidR="009162D8" w:rsidRPr="008F5686">
        <w:rPr>
          <w:sz w:val="24"/>
          <w:szCs w:val="24"/>
        </w:rPr>
        <w:t xml:space="preserve"> </w:t>
      </w:r>
      <w:r w:rsidRPr="008F5686">
        <w:rPr>
          <w:sz w:val="24"/>
          <w:szCs w:val="24"/>
        </w:rPr>
        <w:t>Deliverables produced hereunder.</w:t>
      </w:r>
    </w:p>
    <w:p w14:paraId="78E00E01" w14:textId="77777777" w:rsidR="001018B2" w:rsidRPr="008F5686" w:rsidRDefault="001018B2" w:rsidP="001018B2">
      <w:pPr>
        <w:jc w:val="both"/>
        <w:rPr>
          <w:sz w:val="24"/>
          <w:szCs w:val="24"/>
        </w:rPr>
      </w:pPr>
    </w:p>
    <w:p w14:paraId="46863F1D" w14:textId="77777777" w:rsidR="001018B2" w:rsidRPr="008F5686" w:rsidRDefault="001018B2" w:rsidP="001018B2">
      <w:pPr>
        <w:keepNext/>
        <w:keepLines/>
        <w:numPr>
          <w:ilvl w:val="0"/>
          <w:numId w:val="8"/>
        </w:numPr>
        <w:jc w:val="both"/>
        <w:rPr>
          <w:b/>
          <w:sz w:val="24"/>
          <w:szCs w:val="24"/>
        </w:rPr>
      </w:pPr>
      <w:r w:rsidRPr="008F5686">
        <w:rPr>
          <w:b/>
          <w:smallCaps/>
          <w:sz w:val="24"/>
          <w:szCs w:val="24"/>
        </w:rPr>
        <w:t>Fees and payment terms</w:t>
      </w:r>
    </w:p>
    <w:p w14:paraId="27301407" w14:textId="77777777" w:rsidR="001018B2" w:rsidRPr="008F5686" w:rsidRDefault="001018B2" w:rsidP="001018B2">
      <w:pPr>
        <w:pStyle w:val="BodyText"/>
        <w:ind w:left="360"/>
        <w:jc w:val="both"/>
      </w:pPr>
    </w:p>
    <w:p w14:paraId="7A7D17DF" w14:textId="77777777" w:rsidR="001018B2" w:rsidRPr="008F5686" w:rsidRDefault="001018B2" w:rsidP="001018B2">
      <w:pPr>
        <w:pStyle w:val="BodyText"/>
        <w:numPr>
          <w:ilvl w:val="0"/>
          <w:numId w:val="6"/>
        </w:numPr>
        <w:tabs>
          <w:tab w:val="clear" w:pos="1080"/>
          <w:tab w:val="left" w:pos="1440"/>
        </w:tabs>
        <w:ind w:left="720" w:firstLine="0"/>
        <w:jc w:val="both"/>
      </w:pPr>
      <w:r w:rsidRPr="008F5686">
        <w:t xml:space="preserve">In exchange for Vendor’s performance of the Services and production of the Deliverables, </w:t>
      </w:r>
      <w:r w:rsidR="0092751B" w:rsidRPr="008F5686">
        <w:t>Biogen</w:t>
      </w:r>
      <w:r w:rsidRPr="008F5686">
        <w:t xml:space="preserve"> shall pay Vendor __________________ (“Total Fee”).</w:t>
      </w:r>
    </w:p>
    <w:p w14:paraId="2C09C338" w14:textId="77777777" w:rsidR="001018B2" w:rsidRPr="008F5686" w:rsidRDefault="001018B2" w:rsidP="001018B2">
      <w:pPr>
        <w:pStyle w:val="BodyText"/>
        <w:tabs>
          <w:tab w:val="left" w:pos="1530"/>
        </w:tabs>
        <w:ind w:left="720"/>
        <w:jc w:val="both"/>
      </w:pPr>
    </w:p>
    <w:p w14:paraId="0D9302E7" w14:textId="77777777" w:rsidR="001018B2" w:rsidRPr="008F5686" w:rsidRDefault="001018B2" w:rsidP="001018B2">
      <w:pPr>
        <w:pStyle w:val="BodyText"/>
        <w:numPr>
          <w:ilvl w:val="0"/>
          <w:numId w:val="6"/>
        </w:numPr>
        <w:tabs>
          <w:tab w:val="clear" w:pos="1080"/>
          <w:tab w:val="left" w:pos="1440"/>
        </w:tabs>
        <w:ind w:left="720" w:firstLine="0"/>
        <w:jc w:val="both"/>
      </w:pPr>
      <w:r w:rsidRPr="008F5686">
        <w:rPr>
          <w:b/>
        </w:rPr>
        <w:lastRenderedPageBreak/>
        <w:t>OPTIONAL LANGUAGE</w:t>
      </w:r>
      <w:r w:rsidRPr="008F5686">
        <w:t xml:space="preserve"> As specified in the Agreement, </w:t>
      </w:r>
      <w:r w:rsidR="0092751B" w:rsidRPr="008F5686">
        <w:t>Biogen</w:t>
      </w:r>
      <w:r w:rsidRPr="008F5686">
        <w:t xml:space="preserve"> shall reimburse Vendor for actual, reasonable out-of-pocket expenses incurred in Vendor’s performance of the Services and production of Deliverables under this Schedule, including, without limitation list expected Out-of-Pocket Expenses</w:t>
      </w:r>
      <w:r w:rsidRPr="008F5686">
        <w:rPr>
          <w:b/>
        </w:rPr>
        <w:t xml:space="preserve"> </w:t>
      </w:r>
      <w:r w:rsidRPr="008F5686">
        <w:t>(“Out-of-Pocket Expenses”).</w:t>
      </w:r>
    </w:p>
    <w:p w14:paraId="5BE31D4D" w14:textId="77777777" w:rsidR="001018B2" w:rsidRPr="008F5686" w:rsidRDefault="001018B2" w:rsidP="001018B2">
      <w:pPr>
        <w:pStyle w:val="BodyText"/>
        <w:tabs>
          <w:tab w:val="left" w:pos="1530"/>
        </w:tabs>
        <w:jc w:val="both"/>
      </w:pPr>
    </w:p>
    <w:p w14:paraId="32E7F475" w14:textId="77777777" w:rsidR="001018B2" w:rsidRPr="008F5686" w:rsidRDefault="001018B2" w:rsidP="009162D8">
      <w:pPr>
        <w:pStyle w:val="BodyText"/>
        <w:numPr>
          <w:ilvl w:val="0"/>
          <w:numId w:val="6"/>
        </w:numPr>
        <w:tabs>
          <w:tab w:val="clear" w:pos="1080"/>
          <w:tab w:val="left" w:pos="1440"/>
        </w:tabs>
        <w:ind w:left="720" w:firstLine="0"/>
        <w:jc w:val="both"/>
      </w:pPr>
      <w:r w:rsidRPr="008F5686">
        <w:t xml:space="preserve">Amounts due under this  Schedule will be payable as follows: </w:t>
      </w:r>
    </w:p>
    <w:p w14:paraId="0799EC0C" w14:textId="7523EE12" w:rsidR="001018B2" w:rsidRPr="008F5686" w:rsidRDefault="0092751B" w:rsidP="001018B2">
      <w:pPr>
        <w:pStyle w:val="BodyText"/>
        <w:numPr>
          <w:ilvl w:val="1"/>
          <w:numId w:val="6"/>
        </w:numPr>
        <w:tabs>
          <w:tab w:val="left" w:pos="1530"/>
        </w:tabs>
        <w:jc w:val="both"/>
      </w:pPr>
      <w:r w:rsidRPr="008F5686">
        <w:t>Biogen</w:t>
      </w:r>
      <w:r w:rsidR="001018B2" w:rsidRPr="008F5686">
        <w:t xml:space="preserve"> shall pay Vendor the Total Fee </w:t>
      </w:r>
      <w:r w:rsidR="009162D8" w:rsidRPr="008F5686">
        <w:t xml:space="preserve">(INSERT PAYMENT SCHEDULE) </w:t>
      </w:r>
      <w:r w:rsidRPr="008F5686">
        <w:t>Biogen</w:t>
      </w:r>
      <w:r w:rsidR="001018B2" w:rsidRPr="008F5686">
        <w:t xml:space="preserve"> shall remit payment to Vendor within </w:t>
      </w:r>
      <w:ins w:id="294" w:author="APSL Legal" w:date="2022-05-16T13:36:00Z">
        <w:r w:rsidR="00B14A09">
          <w:t>thirty</w:t>
        </w:r>
      </w:ins>
      <w:del w:id="295" w:author="APSL Legal" w:date="2022-05-16T13:36:00Z">
        <w:r w:rsidR="003F7E34" w:rsidRPr="008F5686" w:rsidDel="00B14A09">
          <w:delText>sixty</w:delText>
        </w:r>
      </w:del>
      <w:r w:rsidR="003F7E34" w:rsidRPr="008F5686">
        <w:t xml:space="preserve"> </w:t>
      </w:r>
      <w:r w:rsidR="001018B2" w:rsidRPr="008F5686">
        <w:t>(</w:t>
      </w:r>
      <w:del w:id="296" w:author="APSL Legal" w:date="2022-05-16T13:36:00Z">
        <w:r w:rsidR="003F7E34" w:rsidRPr="008F5686" w:rsidDel="00B14A09">
          <w:delText>6</w:delText>
        </w:r>
      </w:del>
      <w:ins w:id="297" w:author="APSL Legal" w:date="2022-05-16T13:36:00Z">
        <w:r w:rsidR="00B14A09">
          <w:t>3</w:t>
        </w:r>
      </w:ins>
      <w:r w:rsidR="001018B2" w:rsidRPr="008F5686">
        <w:t xml:space="preserve">0) days of receipt of an invoice from Vendor detailing the Services provided to </w:t>
      </w:r>
      <w:r w:rsidRPr="008F5686">
        <w:t>Biogen</w:t>
      </w:r>
      <w:r w:rsidR="001018B2" w:rsidRPr="008F5686">
        <w:t xml:space="preserve"> for the prior month and any Out-of-Pocket Expenses and applicable taxes. </w:t>
      </w:r>
    </w:p>
    <w:p w14:paraId="37013D09" w14:textId="77777777" w:rsidR="00B32036" w:rsidRPr="008F5686" w:rsidRDefault="00B32036" w:rsidP="00B32036">
      <w:pPr>
        <w:pStyle w:val="BodyText"/>
        <w:tabs>
          <w:tab w:val="left" w:pos="1530"/>
        </w:tabs>
        <w:jc w:val="both"/>
      </w:pPr>
    </w:p>
    <w:p w14:paraId="458F5058" w14:textId="77777777" w:rsidR="00B32036" w:rsidRPr="008F5686" w:rsidRDefault="00B32036" w:rsidP="00B32036">
      <w:pPr>
        <w:pStyle w:val="BodyText"/>
        <w:tabs>
          <w:tab w:val="left" w:pos="1530"/>
        </w:tabs>
        <w:ind w:left="360"/>
        <w:jc w:val="both"/>
        <w:rPr>
          <w:rFonts w:ascii="Times New Roman Bold" w:hAnsi="Times New Roman Bold"/>
          <w:b/>
          <w:smallCaps/>
        </w:rPr>
      </w:pPr>
      <w:r w:rsidRPr="008F5686">
        <w:rPr>
          <w:rFonts w:ascii="Times New Roman Bold" w:hAnsi="Times New Roman Bold"/>
          <w:b/>
          <w:smallCaps/>
        </w:rPr>
        <w:t>V. Additional Terms</w:t>
      </w:r>
    </w:p>
    <w:p w14:paraId="260A2426" w14:textId="77777777" w:rsidR="001018B2" w:rsidRPr="008F5686" w:rsidRDefault="001018B2" w:rsidP="001018B2">
      <w:pPr>
        <w:pStyle w:val="BodyText"/>
        <w:tabs>
          <w:tab w:val="left" w:pos="1530"/>
        </w:tabs>
        <w:ind w:left="1440"/>
        <w:jc w:val="both"/>
      </w:pPr>
    </w:p>
    <w:p w14:paraId="6E199A06" w14:textId="77777777" w:rsidR="001018B2" w:rsidRPr="008F5686" w:rsidRDefault="001018B2" w:rsidP="001018B2">
      <w:pPr>
        <w:pStyle w:val="BodyText"/>
        <w:tabs>
          <w:tab w:val="left" w:pos="1530"/>
        </w:tabs>
        <w:jc w:val="both"/>
      </w:pPr>
    </w:p>
    <w:p w14:paraId="6736B850" w14:textId="77777777" w:rsidR="001018B2" w:rsidRPr="008F5686" w:rsidRDefault="001018B2" w:rsidP="001018B2">
      <w:pPr>
        <w:pStyle w:val="BodyText"/>
        <w:tabs>
          <w:tab w:val="left" w:pos="1530"/>
        </w:tabs>
        <w:jc w:val="center"/>
      </w:pPr>
      <w:r w:rsidRPr="008F5686">
        <w:rPr>
          <w:b/>
          <w:i/>
        </w:rPr>
        <w:t>Remainder of Page Intentionally Left Blank.   Signature Page Follows.</w:t>
      </w:r>
    </w:p>
    <w:p w14:paraId="3949B0B3" w14:textId="77777777" w:rsidR="001018B2" w:rsidRPr="008F5686" w:rsidRDefault="001018B2" w:rsidP="001018B2">
      <w:pPr>
        <w:tabs>
          <w:tab w:val="left" w:pos="720"/>
          <w:tab w:val="decimal" w:leader="dot" w:pos="7920"/>
        </w:tabs>
        <w:rPr>
          <w:sz w:val="24"/>
          <w:szCs w:val="24"/>
        </w:rPr>
        <w:sectPr w:rsidR="001018B2" w:rsidRPr="008F5686" w:rsidSect="008E4C4E">
          <w:pgSz w:w="12240" w:h="15840" w:code="1"/>
          <w:pgMar w:top="1440" w:right="1440" w:bottom="1440" w:left="1440" w:header="720" w:footer="720" w:gutter="0"/>
          <w:cols w:space="720"/>
          <w:noEndnote/>
        </w:sectPr>
      </w:pPr>
    </w:p>
    <w:p w14:paraId="5B0CA27C" w14:textId="77777777" w:rsidR="001018B2" w:rsidRPr="008F5686" w:rsidRDefault="001018B2" w:rsidP="001018B2">
      <w:pPr>
        <w:tabs>
          <w:tab w:val="left" w:pos="720"/>
          <w:tab w:val="decimal" w:leader="dot" w:pos="7920"/>
        </w:tabs>
        <w:rPr>
          <w:sz w:val="24"/>
          <w:szCs w:val="24"/>
        </w:rPr>
      </w:pPr>
    </w:p>
    <w:p w14:paraId="0EC258A0" w14:textId="77777777" w:rsidR="001018B2" w:rsidRPr="008F5686" w:rsidRDefault="001018B2" w:rsidP="001018B2">
      <w:pPr>
        <w:tabs>
          <w:tab w:val="left" w:pos="720"/>
          <w:tab w:val="decimal" w:leader="dot" w:pos="7920"/>
        </w:tabs>
        <w:rPr>
          <w:sz w:val="24"/>
          <w:szCs w:val="24"/>
        </w:rPr>
      </w:pPr>
      <w:r w:rsidRPr="008F5686">
        <w:rPr>
          <w:sz w:val="24"/>
          <w:szCs w:val="24"/>
        </w:rPr>
        <w:tab/>
        <w:t>UPON SIGNATURE by authorized representatives of the parties</w:t>
      </w:r>
      <w:r w:rsidR="00C925FA" w:rsidRPr="008F5686">
        <w:rPr>
          <w:sz w:val="24"/>
          <w:szCs w:val="24"/>
        </w:rPr>
        <w:t xml:space="preserve">, this </w:t>
      </w:r>
      <w:r w:rsidRPr="008F5686">
        <w:rPr>
          <w:sz w:val="24"/>
          <w:szCs w:val="24"/>
        </w:rPr>
        <w:t>Schedule will be incorporated and made part of the Agreement as of the Effective Date.</w:t>
      </w:r>
    </w:p>
    <w:p w14:paraId="50CEA2FA" w14:textId="77777777" w:rsidR="001018B2" w:rsidRPr="008F5686" w:rsidRDefault="001018B2" w:rsidP="001018B2">
      <w:pPr>
        <w:tabs>
          <w:tab w:val="left" w:pos="720"/>
          <w:tab w:val="decimal" w:leader="dot" w:pos="7920"/>
        </w:tabs>
        <w:rPr>
          <w:sz w:val="24"/>
          <w:szCs w:val="24"/>
        </w:rPr>
      </w:pPr>
    </w:p>
    <w:p w14:paraId="224F3B25" w14:textId="77777777" w:rsidR="001018B2" w:rsidRPr="008F5686" w:rsidRDefault="001018B2" w:rsidP="001018B2">
      <w:pPr>
        <w:tabs>
          <w:tab w:val="left" w:pos="720"/>
          <w:tab w:val="decimal" w:leader="dot" w:pos="7920"/>
        </w:tabs>
        <w:rPr>
          <w:sz w:val="24"/>
          <w:szCs w:val="24"/>
        </w:rPr>
      </w:pPr>
      <w:r w:rsidRPr="008F5686">
        <w:rPr>
          <w:sz w:val="24"/>
          <w:szCs w:val="24"/>
        </w:rPr>
        <w:t>ACKNOWLEDGED, ACCEPTED AND AGREED TO:</w:t>
      </w:r>
    </w:p>
    <w:p w14:paraId="549CCA9D" w14:textId="77777777" w:rsidR="001018B2" w:rsidRPr="008F5686" w:rsidRDefault="001018B2" w:rsidP="001018B2">
      <w:pPr>
        <w:tabs>
          <w:tab w:val="left" w:pos="720"/>
          <w:tab w:val="decimal" w:leader="dot" w:pos="7920"/>
        </w:tabs>
        <w:rPr>
          <w:sz w:val="24"/>
          <w:szCs w:val="24"/>
        </w:rPr>
      </w:pPr>
    </w:p>
    <w:tbl>
      <w:tblPr>
        <w:tblW w:w="0" w:type="auto"/>
        <w:tblLayout w:type="fixed"/>
        <w:tblLook w:val="0000" w:firstRow="0" w:lastRow="0" w:firstColumn="0" w:lastColumn="0" w:noHBand="0" w:noVBand="0"/>
      </w:tblPr>
      <w:tblGrid>
        <w:gridCol w:w="4716"/>
        <w:gridCol w:w="4662"/>
      </w:tblGrid>
      <w:tr w:rsidR="001018B2" w:rsidRPr="008F5686" w14:paraId="635A5749" w14:textId="77777777" w:rsidTr="001018B2">
        <w:tc>
          <w:tcPr>
            <w:tcW w:w="4716" w:type="dxa"/>
          </w:tcPr>
          <w:p w14:paraId="1E15D083" w14:textId="77777777" w:rsidR="001018B2" w:rsidRPr="008F5686" w:rsidRDefault="0092751B" w:rsidP="001018B2">
            <w:pPr>
              <w:jc w:val="both"/>
              <w:rPr>
                <w:b/>
                <w:smallCaps/>
                <w:sz w:val="24"/>
                <w:szCs w:val="24"/>
              </w:rPr>
            </w:pPr>
            <w:r w:rsidRPr="008F5686">
              <w:rPr>
                <w:b/>
                <w:smallCaps/>
                <w:sz w:val="24"/>
                <w:szCs w:val="24"/>
              </w:rPr>
              <w:t>Biogen</w:t>
            </w:r>
            <w:r w:rsidR="00EF5E77" w:rsidRPr="008F5686">
              <w:rPr>
                <w:b/>
                <w:smallCaps/>
                <w:sz w:val="24"/>
                <w:szCs w:val="24"/>
              </w:rPr>
              <w:t xml:space="preserve"> MA</w:t>
            </w:r>
            <w:r w:rsidR="001018B2" w:rsidRPr="008F5686">
              <w:rPr>
                <w:b/>
                <w:smallCaps/>
                <w:sz w:val="24"/>
                <w:szCs w:val="24"/>
              </w:rPr>
              <w:t xml:space="preserve"> Inc.</w:t>
            </w:r>
          </w:p>
          <w:p w14:paraId="45ED0582" w14:textId="77777777" w:rsidR="001018B2" w:rsidRPr="008F5686" w:rsidRDefault="001018B2" w:rsidP="001018B2">
            <w:pPr>
              <w:jc w:val="both"/>
              <w:rPr>
                <w:sz w:val="24"/>
                <w:szCs w:val="24"/>
              </w:rPr>
            </w:pPr>
          </w:p>
          <w:p w14:paraId="30F936DA" w14:textId="77777777" w:rsidR="001018B2" w:rsidRPr="008F5686" w:rsidRDefault="001018B2" w:rsidP="001018B2">
            <w:pPr>
              <w:jc w:val="both"/>
              <w:rPr>
                <w:sz w:val="24"/>
                <w:szCs w:val="24"/>
              </w:rPr>
            </w:pPr>
          </w:p>
          <w:p w14:paraId="63BA0EE0" w14:textId="77777777" w:rsidR="001018B2" w:rsidRPr="008F5686" w:rsidRDefault="001018B2" w:rsidP="001018B2">
            <w:pPr>
              <w:jc w:val="both"/>
              <w:rPr>
                <w:sz w:val="24"/>
                <w:szCs w:val="24"/>
              </w:rPr>
            </w:pPr>
          </w:p>
          <w:p w14:paraId="73D9A4BA" w14:textId="77777777" w:rsidR="001018B2" w:rsidRPr="008F5686" w:rsidRDefault="001018B2" w:rsidP="001018B2">
            <w:pPr>
              <w:tabs>
                <w:tab w:val="left" w:pos="1044"/>
              </w:tabs>
              <w:jc w:val="both"/>
              <w:rPr>
                <w:sz w:val="24"/>
                <w:szCs w:val="24"/>
              </w:rPr>
            </w:pPr>
          </w:p>
          <w:p w14:paraId="7F916F59" w14:textId="77777777" w:rsidR="001018B2" w:rsidRPr="008F5686" w:rsidRDefault="001018B2" w:rsidP="001018B2">
            <w:pPr>
              <w:tabs>
                <w:tab w:val="left" w:pos="1044"/>
              </w:tabs>
              <w:jc w:val="both"/>
              <w:rPr>
                <w:sz w:val="24"/>
                <w:szCs w:val="24"/>
              </w:rPr>
            </w:pPr>
            <w:r w:rsidRPr="008F5686">
              <w:rPr>
                <w:sz w:val="24"/>
                <w:szCs w:val="24"/>
              </w:rPr>
              <w:t>By:</w:t>
            </w:r>
            <w:r w:rsidRPr="008F5686">
              <w:rPr>
                <w:sz w:val="24"/>
                <w:szCs w:val="24"/>
              </w:rPr>
              <w:tab/>
            </w:r>
            <w:r w:rsidRPr="008F5686">
              <w:rPr>
                <w:sz w:val="24"/>
                <w:szCs w:val="24"/>
                <w:u w:val="single"/>
              </w:rPr>
              <w:tab/>
            </w:r>
            <w:r w:rsidRPr="008F5686">
              <w:rPr>
                <w:sz w:val="24"/>
                <w:szCs w:val="24"/>
                <w:u w:val="single"/>
              </w:rPr>
              <w:tab/>
            </w:r>
            <w:r w:rsidRPr="008F5686">
              <w:rPr>
                <w:sz w:val="24"/>
                <w:szCs w:val="24"/>
                <w:u w:val="single"/>
              </w:rPr>
              <w:tab/>
            </w:r>
            <w:r w:rsidRPr="008F5686">
              <w:rPr>
                <w:sz w:val="24"/>
                <w:szCs w:val="24"/>
                <w:u w:val="single"/>
              </w:rPr>
              <w:tab/>
            </w:r>
            <w:r w:rsidRPr="008F5686">
              <w:rPr>
                <w:sz w:val="24"/>
                <w:szCs w:val="24"/>
                <w:u w:val="single"/>
              </w:rPr>
              <w:tab/>
              <w:t>_</w:t>
            </w:r>
          </w:p>
          <w:p w14:paraId="0969AC3C" w14:textId="77777777" w:rsidR="001018B2" w:rsidRPr="008F5686" w:rsidRDefault="001018B2" w:rsidP="001018B2">
            <w:pPr>
              <w:tabs>
                <w:tab w:val="left" w:pos="1029"/>
              </w:tabs>
              <w:ind w:left="324"/>
              <w:jc w:val="both"/>
              <w:rPr>
                <w:i/>
                <w:sz w:val="24"/>
                <w:szCs w:val="24"/>
              </w:rPr>
            </w:pPr>
            <w:r w:rsidRPr="008F5686">
              <w:rPr>
                <w:sz w:val="24"/>
                <w:szCs w:val="24"/>
              </w:rPr>
              <w:tab/>
            </w:r>
            <w:r w:rsidRPr="008F5686">
              <w:rPr>
                <w:i/>
                <w:sz w:val="24"/>
                <w:szCs w:val="24"/>
              </w:rPr>
              <w:t>signature</w:t>
            </w:r>
          </w:p>
          <w:p w14:paraId="360139DD" w14:textId="77777777" w:rsidR="001018B2" w:rsidRPr="008F5686" w:rsidRDefault="001018B2" w:rsidP="001018B2">
            <w:pPr>
              <w:jc w:val="both"/>
              <w:rPr>
                <w:sz w:val="24"/>
                <w:szCs w:val="24"/>
              </w:rPr>
            </w:pPr>
          </w:p>
          <w:p w14:paraId="6815925F" w14:textId="77777777" w:rsidR="001018B2" w:rsidRPr="008F5686" w:rsidRDefault="001018B2" w:rsidP="001018B2">
            <w:pPr>
              <w:tabs>
                <w:tab w:val="left" w:pos="1059"/>
              </w:tabs>
              <w:jc w:val="both"/>
              <w:rPr>
                <w:sz w:val="24"/>
                <w:szCs w:val="24"/>
              </w:rPr>
            </w:pPr>
            <w:r w:rsidRPr="008F5686">
              <w:rPr>
                <w:sz w:val="24"/>
                <w:szCs w:val="24"/>
              </w:rPr>
              <w:t>Name:</w:t>
            </w:r>
            <w:r w:rsidRPr="008F5686">
              <w:rPr>
                <w:sz w:val="24"/>
                <w:szCs w:val="24"/>
              </w:rPr>
              <w:tab/>
              <w:t>____________________________</w:t>
            </w:r>
          </w:p>
          <w:p w14:paraId="1E9D4478" w14:textId="77777777" w:rsidR="001018B2" w:rsidRPr="008F5686" w:rsidRDefault="001018B2" w:rsidP="001018B2">
            <w:pPr>
              <w:tabs>
                <w:tab w:val="left" w:pos="1044"/>
              </w:tabs>
              <w:jc w:val="both"/>
              <w:rPr>
                <w:sz w:val="24"/>
                <w:szCs w:val="24"/>
              </w:rPr>
            </w:pPr>
          </w:p>
          <w:p w14:paraId="12587009" w14:textId="77777777" w:rsidR="001018B2" w:rsidRPr="008F5686" w:rsidRDefault="001018B2" w:rsidP="001018B2">
            <w:pPr>
              <w:tabs>
                <w:tab w:val="left" w:pos="1044"/>
              </w:tabs>
              <w:jc w:val="both"/>
              <w:rPr>
                <w:sz w:val="24"/>
                <w:szCs w:val="24"/>
              </w:rPr>
            </w:pPr>
            <w:r w:rsidRPr="008F5686">
              <w:rPr>
                <w:sz w:val="24"/>
                <w:szCs w:val="24"/>
              </w:rPr>
              <w:t>Title:</w:t>
            </w:r>
            <w:r w:rsidRPr="008F5686">
              <w:rPr>
                <w:sz w:val="24"/>
                <w:szCs w:val="24"/>
              </w:rPr>
              <w:tab/>
            </w:r>
            <w:r w:rsidRPr="008F5686">
              <w:rPr>
                <w:sz w:val="24"/>
                <w:szCs w:val="24"/>
              </w:rPr>
              <w:softHyphen/>
            </w:r>
            <w:r w:rsidRPr="008F5686">
              <w:rPr>
                <w:sz w:val="24"/>
                <w:szCs w:val="24"/>
              </w:rPr>
              <w:softHyphen/>
            </w:r>
            <w:r w:rsidRPr="008F5686">
              <w:rPr>
                <w:sz w:val="24"/>
                <w:szCs w:val="24"/>
              </w:rPr>
              <w:softHyphen/>
            </w:r>
            <w:r w:rsidRPr="008F5686">
              <w:rPr>
                <w:sz w:val="24"/>
                <w:szCs w:val="24"/>
              </w:rPr>
              <w:softHyphen/>
            </w:r>
            <w:r w:rsidRPr="008F5686">
              <w:rPr>
                <w:sz w:val="24"/>
                <w:szCs w:val="24"/>
              </w:rPr>
              <w:softHyphen/>
              <w:t>____________________________</w:t>
            </w:r>
          </w:p>
          <w:p w14:paraId="65CEC4D6" w14:textId="77777777" w:rsidR="001018B2" w:rsidRPr="008F5686" w:rsidRDefault="001018B2" w:rsidP="001018B2">
            <w:pPr>
              <w:jc w:val="both"/>
              <w:rPr>
                <w:sz w:val="24"/>
                <w:szCs w:val="24"/>
              </w:rPr>
            </w:pPr>
          </w:p>
        </w:tc>
        <w:tc>
          <w:tcPr>
            <w:tcW w:w="4662" w:type="dxa"/>
          </w:tcPr>
          <w:p w14:paraId="48622F17" w14:textId="4FF37962" w:rsidR="001018B2" w:rsidRPr="008F5686" w:rsidRDefault="00233667" w:rsidP="001018B2">
            <w:pPr>
              <w:ind w:left="324"/>
              <w:jc w:val="both"/>
              <w:rPr>
                <w:caps/>
                <w:sz w:val="24"/>
                <w:szCs w:val="24"/>
              </w:rPr>
            </w:pPr>
            <w:ins w:id="298" w:author="APSL Legal" w:date="2022-05-16T13:36:00Z">
              <w:r>
                <w:rPr>
                  <w:b/>
                  <w:smallCaps/>
                  <w:sz w:val="24"/>
                  <w:szCs w:val="24"/>
                </w:rPr>
                <w:t>Aurigene Pharmaceutical Services Limited</w:t>
              </w:r>
            </w:ins>
            <w:r w:rsidR="00F43D22" w:rsidRPr="008F5686">
              <w:rPr>
                <w:b/>
                <w:smallCaps/>
                <w:sz w:val="24"/>
                <w:szCs w:val="24"/>
              </w:rPr>
              <w:t xml:space="preserve"> </w:t>
            </w:r>
          </w:p>
          <w:p w14:paraId="79B56E07" w14:textId="77777777" w:rsidR="001018B2" w:rsidRPr="008F5686" w:rsidRDefault="001018B2" w:rsidP="001018B2">
            <w:pPr>
              <w:ind w:left="324"/>
              <w:jc w:val="both"/>
              <w:rPr>
                <w:caps/>
                <w:sz w:val="24"/>
                <w:szCs w:val="24"/>
              </w:rPr>
            </w:pPr>
          </w:p>
          <w:p w14:paraId="404AF93B" w14:textId="77777777" w:rsidR="001018B2" w:rsidRPr="008F5686" w:rsidRDefault="001018B2" w:rsidP="001018B2">
            <w:pPr>
              <w:ind w:left="324"/>
              <w:jc w:val="both"/>
              <w:rPr>
                <w:caps/>
                <w:sz w:val="24"/>
                <w:szCs w:val="24"/>
              </w:rPr>
            </w:pPr>
          </w:p>
          <w:p w14:paraId="17481B7C" w14:textId="77777777" w:rsidR="001018B2" w:rsidRPr="008F5686" w:rsidRDefault="001018B2" w:rsidP="001018B2">
            <w:pPr>
              <w:tabs>
                <w:tab w:val="left" w:pos="1044"/>
              </w:tabs>
              <w:ind w:left="324"/>
              <w:jc w:val="both"/>
              <w:rPr>
                <w:sz w:val="24"/>
                <w:szCs w:val="24"/>
              </w:rPr>
            </w:pPr>
          </w:p>
          <w:p w14:paraId="44532FB9" w14:textId="77777777" w:rsidR="001018B2" w:rsidRPr="008F5686" w:rsidRDefault="001018B2" w:rsidP="001018B2">
            <w:pPr>
              <w:tabs>
                <w:tab w:val="left" w:pos="1044"/>
              </w:tabs>
              <w:ind w:left="324"/>
              <w:jc w:val="both"/>
              <w:rPr>
                <w:sz w:val="24"/>
                <w:szCs w:val="24"/>
              </w:rPr>
            </w:pPr>
            <w:r w:rsidRPr="008F5686">
              <w:rPr>
                <w:sz w:val="24"/>
                <w:szCs w:val="24"/>
              </w:rPr>
              <w:t>By:</w:t>
            </w:r>
            <w:r w:rsidRPr="008F5686">
              <w:rPr>
                <w:sz w:val="24"/>
                <w:szCs w:val="24"/>
              </w:rPr>
              <w:tab/>
            </w:r>
            <w:r w:rsidRPr="008F5686">
              <w:rPr>
                <w:sz w:val="24"/>
                <w:szCs w:val="24"/>
                <w:u w:val="single"/>
              </w:rPr>
              <w:tab/>
            </w:r>
            <w:r w:rsidRPr="008F5686">
              <w:rPr>
                <w:sz w:val="24"/>
                <w:szCs w:val="24"/>
                <w:u w:val="single"/>
              </w:rPr>
              <w:tab/>
            </w:r>
            <w:r w:rsidRPr="008F5686">
              <w:rPr>
                <w:sz w:val="24"/>
                <w:szCs w:val="24"/>
                <w:u w:val="single"/>
              </w:rPr>
              <w:tab/>
            </w:r>
            <w:r w:rsidRPr="008F5686">
              <w:rPr>
                <w:sz w:val="24"/>
                <w:szCs w:val="24"/>
                <w:u w:val="single"/>
              </w:rPr>
              <w:tab/>
            </w:r>
            <w:r w:rsidRPr="008F5686">
              <w:rPr>
                <w:sz w:val="24"/>
                <w:szCs w:val="24"/>
                <w:u w:val="single"/>
              </w:rPr>
              <w:tab/>
              <w:t>_</w:t>
            </w:r>
          </w:p>
          <w:p w14:paraId="465AB794" w14:textId="77777777" w:rsidR="001018B2" w:rsidRPr="008F5686" w:rsidRDefault="001018B2" w:rsidP="001018B2">
            <w:pPr>
              <w:tabs>
                <w:tab w:val="left" w:pos="1029"/>
              </w:tabs>
              <w:ind w:left="324"/>
              <w:jc w:val="both"/>
              <w:rPr>
                <w:i/>
                <w:sz w:val="24"/>
                <w:szCs w:val="24"/>
              </w:rPr>
            </w:pPr>
            <w:r w:rsidRPr="008F5686">
              <w:rPr>
                <w:sz w:val="24"/>
                <w:szCs w:val="24"/>
              </w:rPr>
              <w:tab/>
            </w:r>
            <w:r w:rsidRPr="008F5686">
              <w:rPr>
                <w:i/>
                <w:sz w:val="24"/>
                <w:szCs w:val="24"/>
              </w:rPr>
              <w:t>signature</w:t>
            </w:r>
          </w:p>
          <w:p w14:paraId="21418DC5" w14:textId="77777777" w:rsidR="001018B2" w:rsidRPr="008F5686" w:rsidRDefault="001018B2" w:rsidP="001018B2">
            <w:pPr>
              <w:ind w:left="324"/>
              <w:jc w:val="both"/>
              <w:rPr>
                <w:sz w:val="24"/>
                <w:szCs w:val="24"/>
              </w:rPr>
            </w:pPr>
          </w:p>
          <w:p w14:paraId="6AE892B5" w14:textId="77777777" w:rsidR="001018B2" w:rsidRPr="008F5686" w:rsidRDefault="001018B2" w:rsidP="001018B2">
            <w:pPr>
              <w:tabs>
                <w:tab w:val="left" w:pos="1059"/>
              </w:tabs>
              <w:ind w:left="324"/>
              <w:jc w:val="both"/>
              <w:rPr>
                <w:sz w:val="24"/>
                <w:szCs w:val="24"/>
              </w:rPr>
            </w:pPr>
            <w:r w:rsidRPr="008F5686">
              <w:rPr>
                <w:sz w:val="24"/>
                <w:szCs w:val="24"/>
              </w:rPr>
              <w:t>Name:</w:t>
            </w:r>
            <w:r w:rsidRPr="008F5686">
              <w:rPr>
                <w:sz w:val="24"/>
                <w:szCs w:val="24"/>
              </w:rPr>
              <w:tab/>
              <w:t>____________________________</w:t>
            </w:r>
          </w:p>
          <w:p w14:paraId="77512947" w14:textId="77777777" w:rsidR="001018B2" w:rsidRPr="008F5686" w:rsidRDefault="001018B2" w:rsidP="001018B2">
            <w:pPr>
              <w:tabs>
                <w:tab w:val="left" w:pos="1044"/>
              </w:tabs>
              <w:ind w:left="324"/>
              <w:jc w:val="both"/>
              <w:rPr>
                <w:sz w:val="24"/>
                <w:szCs w:val="24"/>
              </w:rPr>
            </w:pPr>
          </w:p>
          <w:p w14:paraId="7FA98EFC" w14:textId="77777777" w:rsidR="001018B2" w:rsidRPr="008F5686" w:rsidRDefault="001018B2" w:rsidP="001018B2">
            <w:pPr>
              <w:tabs>
                <w:tab w:val="left" w:pos="1044"/>
              </w:tabs>
              <w:ind w:left="324"/>
              <w:jc w:val="both"/>
              <w:rPr>
                <w:sz w:val="24"/>
                <w:szCs w:val="24"/>
              </w:rPr>
            </w:pPr>
            <w:r w:rsidRPr="008F5686">
              <w:rPr>
                <w:sz w:val="24"/>
                <w:szCs w:val="24"/>
              </w:rPr>
              <w:t>Title:</w:t>
            </w:r>
            <w:r w:rsidRPr="008F5686">
              <w:rPr>
                <w:sz w:val="24"/>
                <w:szCs w:val="24"/>
              </w:rPr>
              <w:tab/>
              <w:t>____________________________</w:t>
            </w:r>
          </w:p>
          <w:p w14:paraId="26DF660A" w14:textId="77777777" w:rsidR="001018B2" w:rsidRPr="008F5686" w:rsidRDefault="001018B2" w:rsidP="001018B2">
            <w:pPr>
              <w:tabs>
                <w:tab w:val="left" w:pos="1440"/>
              </w:tabs>
              <w:ind w:left="324"/>
              <w:jc w:val="both"/>
              <w:rPr>
                <w:sz w:val="24"/>
                <w:szCs w:val="24"/>
              </w:rPr>
            </w:pPr>
          </w:p>
        </w:tc>
      </w:tr>
    </w:tbl>
    <w:p w14:paraId="1BD37A91" w14:textId="77777777" w:rsidR="001018B2" w:rsidRPr="008F5686" w:rsidRDefault="001018B2" w:rsidP="001018B2">
      <w:pPr>
        <w:tabs>
          <w:tab w:val="left" w:pos="1170"/>
        </w:tabs>
        <w:rPr>
          <w:i/>
          <w:sz w:val="24"/>
          <w:szCs w:val="24"/>
        </w:rPr>
      </w:pPr>
    </w:p>
    <w:p w14:paraId="0B021E52" w14:textId="1A0EE9D8" w:rsidR="00D06E6D" w:rsidRDefault="001018B2" w:rsidP="001018B2">
      <w:pPr>
        <w:rPr>
          <w:szCs w:val="24"/>
        </w:rPr>
      </w:pPr>
      <w:r w:rsidRPr="008F5686">
        <w:rPr>
          <w:i/>
          <w:sz w:val="24"/>
          <w:szCs w:val="24"/>
        </w:rPr>
        <w:br w:type="page"/>
      </w:r>
    </w:p>
    <w:p w14:paraId="5CFB15FA" w14:textId="45DB4F22" w:rsidR="00D06E6D" w:rsidRPr="00D16FF4" w:rsidRDefault="003F7E34" w:rsidP="00D06E6D">
      <w:pPr>
        <w:spacing w:after="200" w:line="276" w:lineRule="auto"/>
        <w:ind w:left="360"/>
        <w:contextualSpacing/>
        <w:jc w:val="center"/>
        <w:rPr>
          <w:b/>
          <w:bCs/>
          <w:caps/>
          <w:sz w:val="22"/>
          <w:szCs w:val="22"/>
          <w:u w:val="single"/>
        </w:rPr>
      </w:pPr>
      <w:r>
        <w:rPr>
          <w:b/>
          <w:bCs/>
          <w:caps/>
          <w:sz w:val="22"/>
          <w:szCs w:val="22"/>
          <w:u w:val="single"/>
        </w:rPr>
        <w:lastRenderedPageBreak/>
        <w:t xml:space="preserve">ATTACHMENT </w:t>
      </w:r>
      <w:r w:rsidR="002B4E34">
        <w:rPr>
          <w:b/>
          <w:bCs/>
          <w:caps/>
          <w:sz w:val="22"/>
          <w:szCs w:val="22"/>
          <w:u w:val="single"/>
        </w:rPr>
        <w:t>B</w:t>
      </w:r>
    </w:p>
    <w:p w14:paraId="2786EDFD" w14:textId="77777777" w:rsidR="00D06E6D" w:rsidRPr="00181ABF" w:rsidRDefault="00D06E6D" w:rsidP="00D06E6D">
      <w:pPr>
        <w:spacing w:after="200" w:line="276" w:lineRule="auto"/>
        <w:ind w:left="360"/>
        <w:contextualSpacing/>
        <w:jc w:val="center"/>
        <w:rPr>
          <w:b/>
          <w:bCs/>
          <w:caps/>
        </w:rPr>
      </w:pPr>
    </w:p>
    <w:p w14:paraId="7E64D866" w14:textId="77777777" w:rsidR="00D06E6D" w:rsidRPr="00D16FF4" w:rsidRDefault="00D06E6D" w:rsidP="00D06E6D">
      <w:pPr>
        <w:spacing w:before="120" w:after="120" w:line="240" w:lineRule="atLeast"/>
        <w:jc w:val="center"/>
        <w:rPr>
          <w:b/>
          <w:bCs/>
          <w:caps/>
          <w:sz w:val="22"/>
          <w:szCs w:val="22"/>
        </w:rPr>
      </w:pPr>
      <w:r w:rsidRPr="00D16FF4">
        <w:rPr>
          <w:b/>
          <w:bCs/>
          <w:caps/>
          <w:sz w:val="22"/>
          <w:szCs w:val="22"/>
        </w:rPr>
        <w:t>Biogen Global DATA PRIVACY AND SECURITY Addendum (“Addendum”)</w:t>
      </w:r>
    </w:p>
    <w:p w14:paraId="7DCECAEB" w14:textId="77777777" w:rsidR="00D06E6D" w:rsidRPr="00D16FF4" w:rsidRDefault="00D06E6D" w:rsidP="00D06E6D">
      <w:pPr>
        <w:spacing w:before="120" w:after="120" w:line="240" w:lineRule="atLeast"/>
        <w:jc w:val="center"/>
        <w:rPr>
          <w:b/>
          <w:sz w:val="22"/>
          <w:szCs w:val="22"/>
          <w:u w:val="single"/>
        </w:rPr>
      </w:pPr>
      <w:r w:rsidRPr="00D16FF4">
        <w:rPr>
          <w:b/>
          <w:sz w:val="22"/>
          <w:szCs w:val="22"/>
          <w:u w:val="single"/>
        </w:rPr>
        <w:t>PART I: DEFINITIONS</w:t>
      </w:r>
    </w:p>
    <w:p w14:paraId="014BA1F8" w14:textId="77777777" w:rsidR="00D06E6D" w:rsidRPr="00D16FF4" w:rsidRDefault="00D06E6D" w:rsidP="00D06E6D">
      <w:pPr>
        <w:spacing w:before="120" w:after="120" w:line="240" w:lineRule="atLeast"/>
        <w:jc w:val="both"/>
        <w:rPr>
          <w:sz w:val="22"/>
          <w:szCs w:val="22"/>
        </w:rPr>
      </w:pPr>
      <w:r w:rsidRPr="00D16FF4">
        <w:rPr>
          <w:sz w:val="22"/>
          <w:szCs w:val="22"/>
        </w:rPr>
        <w:t>Any terms not defined in this Part I shall have the meanings ascribed to them in the Agreement.</w:t>
      </w:r>
      <w:r w:rsidRPr="00D16FF4">
        <w:rPr>
          <w:b/>
          <w:sz w:val="22"/>
          <w:szCs w:val="22"/>
        </w:rPr>
        <w:t xml:space="preserve"> </w:t>
      </w:r>
      <w:r w:rsidRPr="00D16FF4">
        <w:rPr>
          <w:sz w:val="22"/>
          <w:szCs w:val="22"/>
        </w:rPr>
        <w:t>The following terms when used in this Addendum shall have the following meanings:</w:t>
      </w:r>
    </w:p>
    <w:p w14:paraId="4D915FAA" w14:textId="77777777" w:rsidR="00D06E6D" w:rsidRPr="00D16FF4" w:rsidRDefault="00D06E6D" w:rsidP="00D06E6D">
      <w:pPr>
        <w:spacing w:before="120" w:after="120" w:line="240" w:lineRule="atLeast"/>
        <w:jc w:val="both"/>
        <w:rPr>
          <w:sz w:val="22"/>
          <w:szCs w:val="22"/>
        </w:rPr>
      </w:pPr>
      <w:r w:rsidRPr="00D16FF4">
        <w:rPr>
          <w:sz w:val="22"/>
          <w:szCs w:val="22"/>
        </w:rPr>
        <w:t>“</w:t>
      </w:r>
      <w:r w:rsidRPr="00D16FF4">
        <w:rPr>
          <w:b/>
          <w:sz w:val="22"/>
          <w:szCs w:val="22"/>
        </w:rPr>
        <w:t>Authorized Persons</w:t>
      </w:r>
      <w:r w:rsidRPr="00D16FF4">
        <w:rPr>
          <w:sz w:val="22"/>
          <w:szCs w:val="22"/>
        </w:rPr>
        <w:t>” means any person Vendor authorizes to process Biogen Data, including employees, contractors, agents and subcontractors.</w:t>
      </w:r>
    </w:p>
    <w:p w14:paraId="5D0FDBEB" w14:textId="77777777" w:rsidR="00D06E6D" w:rsidRPr="00D16FF4" w:rsidRDefault="00D06E6D" w:rsidP="00D06E6D">
      <w:pPr>
        <w:spacing w:before="120" w:after="120" w:line="240" w:lineRule="atLeast"/>
        <w:jc w:val="both"/>
        <w:rPr>
          <w:sz w:val="22"/>
          <w:szCs w:val="22"/>
        </w:rPr>
      </w:pPr>
      <w:r w:rsidRPr="00D16FF4">
        <w:rPr>
          <w:sz w:val="22"/>
          <w:szCs w:val="22"/>
        </w:rPr>
        <w:t>“</w:t>
      </w:r>
      <w:r w:rsidRPr="00D16FF4">
        <w:rPr>
          <w:b/>
          <w:sz w:val="22"/>
          <w:szCs w:val="22"/>
        </w:rPr>
        <w:t>Biogen Data</w:t>
      </w:r>
      <w:r w:rsidRPr="00D16FF4">
        <w:rPr>
          <w:sz w:val="22"/>
          <w:szCs w:val="22"/>
        </w:rPr>
        <w:t>” means any Personal Data in respect of which Biogen or any Biogen Affiliate is a Data Controller.</w:t>
      </w:r>
    </w:p>
    <w:p w14:paraId="44749F89" w14:textId="77777777" w:rsidR="00D06E6D" w:rsidRPr="00D16FF4" w:rsidRDefault="00D06E6D" w:rsidP="00D06E6D">
      <w:pPr>
        <w:spacing w:before="120" w:after="120" w:line="240" w:lineRule="atLeast"/>
        <w:jc w:val="both"/>
        <w:rPr>
          <w:sz w:val="22"/>
          <w:szCs w:val="22"/>
        </w:rPr>
      </w:pPr>
      <w:r w:rsidRPr="00D16FF4">
        <w:rPr>
          <w:sz w:val="22"/>
          <w:szCs w:val="22"/>
        </w:rPr>
        <w:t>“</w:t>
      </w:r>
      <w:r w:rsidRPr="00D16FF4">
        <w:rPr>
          <w:b/>
          <w:sz w:val="22"/>
          <w:szCs w:val="22"/>
        </w:rPr>
        <w:t>Data Controller</w:t>
      </w:r>
      <w:r w:rsidRPr="00D16FF4">
        <w:rPr>
          <w:sz w:val="22"/>
          <w:szCs w:val="22"/>
        </w:rPr>
        <w:t>” means a person who, alone or jointly with others, determines the purposes and means of the processing of Personal Data.</w:t>
      </w:r>
    </w:p>
    <w:p w14:paraId="49192A74" w14:textId="77777777" w:rsidR="00D06E6D" w:rsidRPr="00D16FF4" w:rsidRDefault="00D06E6D" w:rsidP="00D06E6D">
      <w:pPr>
        <w:spacing w:before="120" w:after="120" w:line="240" w:lineRule="atLeast"/>
        <w:jc w:val="both"/>
        <w:rPr>
          <w:sz w:val="22"/>
          <w:szCs w:val="22"/>
        </w:rPr>
      </w:pPr>
      <w:r w:rsidRPr="00D16FF4">
        <w:rPr>
          <w:sz w:val="22"/>
          <w:szCs w:val="22"/>
        </w:rPr>
        <w:t>“</w:t>
      </w:r>
      <w:r w:rsidRPr="00D16FF4">
        <w:rPr>
          <w:b/>
          <w:sz w:val="22"/>
          <w:szCs w:val="22"/>
        </w:rPr>
        <w:t>Data Processor</w:t>
      </w:r>
      <w:r w:rsidRPr="00D16FF4">
        <w:rPr>
          <w:sz w:val="22"/>
          <w:szCs w:val="22"/>
        </w:rPr>
        <w:t>” means a person who processes Personal Data on behalf of a Data Controller.</w:t>
      </w:r>
    </w:p>
    <w:p w14:paraId="657E7C41" w14:textId="77777777" w:rsidR="00D06E6D" w:rsidRPr="00D16FF4" w:rsidRDefault="00D06E6D" w:rsidP="00D06E6D">
      <w:pPr>
        <w:spacing w:before="120" w:after="120" w:line="240" w:lineRule="atLeast"/>
        <w:jc w:val="both"/>
        <w:rPr>
          <w:sz w:val="22"/>
          <w:szCs w:val="22"/>
        </w:rPr>
      </w:pPr>
      <w:r w:rsidRPr="00D16FF4">
        <w:rPr>
          <w:sz w:val="22"/>
          <w:szCs w:val="22"/>
        </w:rPr>
        <w:t>“</w:t>
      </w:r>
      <w:r w:rsidRPr="00D16FF4">
        <w:rPr>
          <w:b/>
          <w:sz w:val="22"/>
          <w:szCs w:val="22"/>
        </w:rPr>
        <w:t>Data Protection Law</w:t>
      </w:r>
      <w:r w:rsidRPr="00D16FF4">
        <w:rPr>
          <w:sz w:val="22"/>
          <w:szCs w:val="22"/>
        </w:rPr>
        <w:t>” means all applicable national, state and international legislation related to the protection of the fundamental rights and freedoms of persons and their right to privacy, with regard to the processing of Personal Data.</w:t>
      </w:r>
    </w:p>
    <w:p w14:paraId="4071BAD5" w14:textId="77777777" w:rsidR="00D06E6D" w:rsidRPr="00D16FF4" w:rsidRDefault="00D06E6D" w:rsidP="00D06E6D">
      <w:pPr>
        <w:spacing w:before="120" w:after="120" w:line="240" w:lineRule="atLeast"/>
        <w:jc w:val="both"/>
        <w:rPr>
          <w:sz w:val="22"/>
          <w:szCs w:val="22"/>
        </w:rPr>
      </w:pPr>
      <w:r w:rsidRPr="00D16FF4">
        <w:rPr>
          <w:sz w:val="22"/>
          <w:szCs w:val="22"/>
        </w:rPr>
        <w:t>“</w:t>
      </w:r>
      <w:r w:rsidRPr="00D16FF4">
        <w:rPr>
          <w:b/>
          <w:sz w:val="22"/>
          <w:szCs w:val="22"/>
        </w:rPr>
        <w:t>Data Subject</w:t>
      </w:r>
      <w:r w:rsidRPr="00D16FF4">
        <w:rPr>
          <w:sz w:val="22"/>
          <w:szCs w:val="22"/>
        </w:rPr>
        <w:t>” means an identified or identifiable natural person.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14:paraId="66194276" w14:textId="77777777" w:rsidR="00D06E6D" w:rsidRPr="00D16FF4" w:rsidRDefault="00D06E6D" w:rsidP="00D06E6D">
      <w:pPr>
        <w:spacing w:before="120" w:after="120" w:line="240" w:lineRule="atLeast"/>
        <w:jc w:val="both"/>
        <w:rPr>
          <w:sz w:val="22"/>
          <w:szCs w:val="22"/>
        </w:rPr>
      </w:pPr>
      <w:r w:rsidRPr="00D16FF4">
        <w:rPr>
          <w:sz w:val="22"/>
          <w:szCs w:val="22"/>
        </w:rPr>
        <w:t>“</w:t>
      </w:r>
      <w:r w:rsidRPr="00D16FF4">
        <w:rPr>
          <w:b/>
          <w:sz w:val="22"/>
          <w:szCs w:val="22"/>
        </w:rPr>
        <w:t>EU Equivalent Protection Area</w:t>
      </w:r>
      <w:r w:rsidRPr="00D16FF4">
        <w:rPr>
          <w:sz w:val="22"/>
          <w:szCs w:val="22"/>
        </w:rPr>
        <w:t>” means the area that comprises: (</w:t>
      </w:r>
      <w:proofErr w:type="spellStart"/>
      <w:r w:rsidRPr="00D16FF4">
        <w:rPr>
          <w:sz w:val="22"/>
          <w:szCs w:val="22"/>
        </w:rPr>
        <w:t>i</w:t>
      </w:r>
      <w:proofErr w:type="spellEnd"/>
      <w:r w:rsidRPr="00D16FF4">
        <w:rPr>
          <w:sz w:val="22"/>
          <w:szCs w:val="22"/>
        </w:rPr>
        <w:t>) countries within the European Economic Area; and (ii) countries which the European Commission may, from time to time, officially recognize as ensuring an adequate level of protection.</w:t>
      </w:r>
    </w:p>
    <w:p w14:paraId="721794D6" w14:textId="77777777" w:rsidR="00D06E6D" w:rsidRPr="00D16FF4" w:rsidRDefault="00D06E6D" w:rsidP="00D06E6D">
      <w:pPr>
        <w:spacing w:before="120" w:after="120" w:line="240" w:lineRule="atLeast"/>
        <w:jc w:val="both"/>
        <w:rPr>
          <w:sz w:val="22"/>
          <w:szCs w:val="22"/>
        </w:rPr>
      </w:pPr>
      <w:r w:rsidRPr="00D16FF4">
        <w:rPr>
          <w:sz w:val="22"/>
          <w:szCs w:val="22"/>
        </w:rPr>
        <w:t>“</w:t>
      </w:r>
      <w:r w:rsidRPr="00D16FF4">
        <w:rPr>
          <w:b/>
          <w:sz w:val="22"/>
          <w:szCs w:val="22"/>
        </w:rPr>
        <w:t>Personal Data</w:t>
      </w:r>
      <w:r w:rsidRPr="00D16FF4">
        <w:rPr>
          <w:sz w:val="22"/>
          <w:szCs w:val="22"/>
        </w:rPr>
        <w:t>” means any information relating to a Data Subject or other information considered to be personal data (or such other similar term) under Data Protection Law.</w:t>
      </w:r>
    </w:p>
    <w:p w14:paraId="0DB5CC22" w14:textId="77777777" w:rsidR="00D06E6D" w:rsidRPr="00D16FF4" w:rsidRDefault="00D06E6D" w:rsidP="00D06E6D">
      <w:pPr>
        <w:spacing w:before="120" w:after="120" w:line="240" w:lineRule="atLeast"/>
        <w:jc w:val="both"/>
        <w:rPr>
          <w:sz w:val="22"/>
          <w:szCs w:val="22"/>
        </w:rPr>
      </w:pPr>
      <w:r w:rsidRPr="00D16FF4">
        <w:rPr>
          <w:sz w:val="22"/>
          <w:szCs w:val="22"/>
        </w:rPr>
        <w:t>“</w:t>
      </w:r>
      <w:r w:rsidRPr="00D16FF4">
        <w:rPr>
          <w:b/>
          <w:sz w:val="22"/>
          <w:szCs w:val="22"/>
        </w:rPr>
        <w:t>Processing</w:t>
      </w:r>
      <w:r w:rsidRPr="00D16FF4">
        <w:rPr>
          <w:sz w:val="22"/>
          <w:szCs w:val="22"/>
        </w:rPr>
        <w:t>”, “</w:t>
      </w:r>
      <w:r w:rsidRPr="00D16FF4">
        <w:rPr>
          <w:b/>
          <w:sz w:val="22"/>
          <w:szCs w:val="22"/>
        </w:rPr>
        <w:t>processed</w:t>
      </w:r>
      <w:r w:rsidRPr="00D16FF4">
        <w:rPr>
          <w:sz w:val="22"/>
          <w:szCs w:val="22"/>
        </w:rPr>
        <w:t>” or “</w:t>
      </w:r>
      <w:r w:rsidRPr="00D16FF4">
        <w:rPr>
          <w:b/>
          <w:sz w:val="22"/>
          <w:szCs w:val="22"/>
        </w:rPr>
        <w:t>process</w:t>
      </w:r>
      <w:r w:rsidRPr="00D16FF4">
        <w:rPr>
          <w:sz w:val="22"/>
          <w:szCs w:val="22"/>
        </w:rPr>
        <w:t>” (whether capitalized or not) 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14:paraId="1264E788" w14:textId="77777777" w:rsidR="00D06E6D" w:rsidRPr="00D16FF4" w:rsidRDefault="00D06E6D" w:rsidP="00D06E6D">
      <w:pPr>
        <w:spacing w:before="120" w:after="120" w:line="240" w:lineRule="atLeast"/>
        <w:jc w:val="both"/>
        <w:rPr>
          <w:sz w:val="22"/>
          <w:szCs w:val="22"/>
        </w:rPr>
      </w:pPr>
      <w:r w:rsidRPr="00D16FF4">
        <w:rPr>
          <w:b/>
          <w:sz w:val="22"/>
          <w:szCs w:val="22"/>
        </w:rPr>
        <w:t>“Security Breach”</w:t>
      </w:r>
      <w:r w:rsidRPr="00D16FF4">
        <w:rPr>
          <w:sz w:val="22"/>
          <w:szCs w:val="22"/>
        </w:rPr>
        <w:t xml:space="preserve"> means any breach of security, misuse, compromise, or unauthorized access to Personal Data or any other act or omission that leads to the accidental or unlawful destruction, loss, alteration, unauthorized disclosure of, or access to, Personal Data.</w:t>
      </w:r>
    </w:p>
    <w:p w14:paraId="44130234" w14:textId="77777777" w:rsidR="00D06E6D" w:rsidRPr="00D16FF4" w:rsidRDefault="00D06E6D" w:rsidP="00D06E6D">
      <w:pPr>
        <w:spacing w:before="120" w:after="120" w:line="240" w:lineRule="atLeast"/>
        <w:jc w:val="both"/>
        <w:rPr>
          <w:sz w:val="22"/>
          <w:szCs w:val="22"/>
        </w:rPr>
      </w:pPr>
      <w:r w:rsidRPr="00D16FF4">
        <w:rPr>
          <w:b/>
          <w:sz w:val="22"/>
          <w:szCs w:val="22"/>
        </w:rPr>
        <w:t>“Sub-Processor”</w:t>
      </w:r>
      <w:r w:rsidRPr="00D16FF4">
        <w:rPr>
          <w:sz w:val="22"/>
          <w:szCs w:val="22"/>
        </w:rPr>
        <w:t xml:space="preserve"> means any subcontractor or Affiliate acting as a further Data Processor on behalf of Vendor.</w:t>
      </w:r>
    </w:p>
    <w:p w14:paraId="28486EC4" w14:textId="77777777" w:rsidR="00D06E6D" w:rsidRPr="00D16FF4" w:rsidRDefault="00D06E6D" w:rsidP="00D06E6D">
      <w:pPr>
        <w:spacing w:after="200" w:line="276" w:lineRule="auto"/>
        <w:rPr>
          <w:sz w:val="22"/>
          <w:szCs w:val="22"/>
        </w:rPr>
      </w:pPr>
      <w:r w:rsidRPr="00D16FF4">
        <w:rPr>
          <w:sz w:val="22"/>
          <w:szCs w:val="22"/>
        </w:rPr>
        <w:t>In case of any conflict between the terms of this Addendum and the terms in the Agreement, the terms of this Addendum shall prevail.</w:t>
      </w:r>
      <w:r w:rsidRPr="00D16FF4">
        <w:rPr>
          <w:sz w:val="22"/>
          <w:szCs w:val="22"/>
        </w:rPr>
        <w:br w:type="page"/>
      </w:r>
    </w:p>
    <w:p w14:paraId="7DCE21ED" w14:textId="77777777" w:rsidR="00D06E6D" w:rsidRPr="00D16FF4" w:rsidRDefault="00D06E6D" w:rsidP="00D06E6D">
      <w:pPr>
        <w:spacing w:after="200" w:line="276" w:lineRule="auto"/>
        <w:jc w:val="center"/>
        <w:rPr>
          <w:b/>
          <w:sz w:val="22"/>
          <w:szCs w:val="22"/>
          <w:u w:val="single"/>
        </w:rPr>
      </w:pPr>
      <w:r w:rsidRPr="00D16FF4">
        <w:rPr>
          <w:b/>
          <w:sz w:val="22"/>
          <w:szCs w:val="22"/>
          <w:u w:val="single"/>
        </w:rPr>
        <w:lastRenderedPageBreak/>
        <w:t>PART II: DATA PRIVACY AND DATA PROTECTION</w:t>
      </w:r>
    </w:p>
    <w:p w14:paraId="67F8814C" w14:textId="77777777" w:rsidR="00D06E6D" w:rsidRPr="00D16FF4" w:rsidRDefault="00D06E6D" w:rsidP="00D06E6D">
      <w:pPr>
        <w:numPr>
          <w:ilvl w:val="1"/>
          <w:numId w:val="22"/>
        </w:numPr>
        <w:tabs>
          <w:tab w:val="num" w:pos="426"/>
          <w:tab w:val="left" w:pos="720"/>
        </w:tabs>
        <w:spacing w:before="120" w:after="120" w:line="240" w:lineRule="atLeast"/>
        <w:ind w:left="0" w:firstLine="0"/>
        <w:jc w:val="both"/>
        <w:outlineLvl w:val="0"/>
        <w:rPr>
          <w:sz w:val="22"/>
          <w:szCs w:val="22"/>
        </w:rPr>
      </w:pPr>
      <w:r w:rsidRPr="00D16FF4">
        <w:rPr>
          <w:b/>
          <w:kern w:val="28"/>
          <w:sz w:val="22"/>
          <w:szCs w:val="22"/>
        </w:rPr>
        <w:t>Introduction</w:t>
      </w:r>
    </w:p>
    <w:p w14:paraId="438538B8" w14:textId="77777777" w:rsidR="00D06E6D" w:rsidRPr="00D16FF4" w:rsidRDefault="00D06E6D" w:rsidP="00D06E6D">
      <w:pPr>
        <w:spacing w:before="120" w:after="120" w:line="240" w:lineRule="atLeast"/>
        <w:ind w:left="426"/>
        <w:jc w:val="both"/>
        <w:outlineLvl w:val="1"/>
        <w:rPr>
          <w:sz w:val="22"/>
          <w:szCs w:val="22"/>
        </w:rPr>
      </w:pPr>
      <w:r w:rsidRPr="00D16FF4">
        <w:rPr>
          <w:sz w:val="22"/>
          <w:szCs w:val="22"/>
        </w:rPr>
        <w:t>To the extent that Vendor is engaged t</w:t>
      </w:r>
      <w:r>
        <w:rPr>
          <w:sz w:val="22"/>
          <w:szCs w:val="22"/>
        </w:rPr>
        <w:t>o</w:t>
      </w:r>
      <w:r w:rsidRPr="00D16FF4">
        <w:rPr>
          <w:sz w:val="22"/>
          <w:szCs w:val="22"/>
        </w:rPr>
        <w:t xml:space="preserve"> process Biogen Data under the Agreement, t</w:t>
      </w:r>
      <w:r w:rsidRPr="00D16FF4">
        <w:rPr>
          <w:sz w:val="22"/>
          <w:szCs w:val="22"/>
          <w:lang w:eastAsia="en-GB"/>
        </w:rPr>
        <w:t>he Parties shall set out the subject-matter, nature and purpose of such processing; including the type of Personal Data and categories of Data Subject, in the description of Services in each Work Order.</w:t>
      </w:r>
      <w:r w:rsidRPr="00D16FF4">
        <w:rPr>
          <w:sz w:val="22"/>
          <w:szCs w:val="22"/>
        </w:rPr>
        <w:t xml:space="preserve"> In connection with such Processing, Biogen hereby appoints Vendor as its Data Processor for the term of the Agreement and the parties agree that Biogen is Data Controller in relation to any Biogen Data.</w:t>
      </w:r>
    </w:p>
    <w:p w14:paraId="68DDCB33"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 xml:space="preserve">Vendor shall comply with the terms of the Agreement, this Addendum and all applicable Data Protection Laws, as well as all other applicable industry standards in its processing of Biogen Data. </w:t>
      </w:r>
    </w:p>
    <w:p w14:paraId="1FC953FF"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lang w:eastAsia="en-GB"/>
        </w:rPr>
      </w:pPr>
      <w:r w:rsidRPr="00D16FF4">
        <w:rPr>
          <w:sz w:val="22"/>
          <w:szCs w:val="22"/>
          <w:lang w:eastAsia="en-GB"/>
        </w:rPr>
        <w:t>Vendor shall process Biogen Data only:</w:t>
      </w:r>
    </w:p>
    <w:p w14:paraId="09A829C4" w14:textId="77777777" w:rsidR="00D06E6D" w:rsidRPr="00D16FF4" w:rsidRDefault="00D06E6D" w:rsidP="00D06E6D">
      <w:pPr>
        <w:numPr>
          <w:ilvl w:val="3"/>
          <w:numId w:val="22"/>
        </w:numPr>
        <w:tabs>
          <w:tab w:val="num" w:pos="360"/>
          <w:tab w:val="left" w:pos="993"/>
        </w:tabs>
        <w:spacing w:before="120" w:after="120" w:line="240" w:lineRule="atLeast"/>
        <w:ind w:left="1582" w:hanging="1156"/>
        <w:jc w:val="both"/>
        <w:outlineLvl w:val="2"/>
        <w:rPr>
          <w:sz w:val="22"/>
          <w:szCs w:val="22"/>
        </w:rPr>
      </w:pPr>
      <w:r w:rsidRPr="00D16FF4">
        <w:rPr>
          <w:sz w:val="22"/>
          <w:szCs w:val="22"/>
          <w:lang w:val="en-GB"/>
        </w:rPr>
        <w:t xml:space="preserve">as </w:t>
      </w:r>
      <w:r w:rsidRPr="00D16FF4">
        <w:rPr>
          <w:sz w:val="22"/>
          <w:szCs w:val="22"/>
          <w:lang w:val="en-GB" w:eastAsia="en-GB"/>
        </w:rPr>
        <w:t>required</w:t>
      </w:r>
      <w:r w:rsidRPr="00D16FF4">
        <w:rPr>
          <w:sz w:val="22"/>
          <w:szCs w:val="22"/>
          <w:lang w:val="en-GB"/>
        </w:rPr>
        <w:t xml:space="preserve"> to provide the Services; and</w:t>
      </w:r>
    </w:p>
    <w:p w14:paraId="13570CA9" w14:textId="77777777" w:rsidR="00D06E6D" w:rsidRPr="00D16FF4" w:rsidRDefault="00D06E6D" w:rsidP="00D06E6D">
      <w:pPr>
        <w:numPr>
          <w:ilvl w:val="3"/>
          <w:numId w:val="22"/>
        </w:numPr>
        <w:tabs>
          <w:tab w:val="num" w:pos="360"/>
          <w:tab w:val="left" w:pos="993"/>
        </w:tabs>
        <w:spacing w:before="120" w:after="120" w:line="240" w:lineRule="atLeast"/>
        <w:ind w:left="993" w:hanging="567"/>
        <w:jc w:val="both"/>
        <w:outlineLvl w:val="2"/>
        <w:rPr>
          <w:sz w:val="22"/>
          <w:szCs w:val="22"/>
        </w:rPr>
      </w:pPr>
      <w:r w:rsidRPr="00D16FF4">
        <w:rPr>
          <w:sz w:val="22"/>
          <w:szCs w:val="22"/>
          <w:lang w:val="en-GB"/>
        </w:rPr>
        <w:t xml:space="preserve">in accordance with Biogen's documented instructions </w:t>
      </w:r>
      <w:r w:rsidRPr="00D16FF4">
        <w:rPr>
          <w:sz w:val="22"/>
          <w:szCs w:val="22"/>
          <w:lang w:val="en-GB" w:eastAsia="en-GB"/>
        </w:rPr>
        <w:t xml:space="preserve">in this Addendum and as otherwise provided by Biogen </w:t>
      </w:r>
      <w:r w:rsidRPr="00D16FF4">
        <w:rPr>
          <w:sz w:val="22"/>
          <w:szCs w:val="22"/>
          <w:lang w:val="en-GB"/>
        </w:rPr>
        <w:t>from time to time.</w:t>
      </w:r>
    </w:p>
    <w:p w14:paraId="0D8D7BAD" w14:textId="77777777" w:rsidR="00D06E6D" w:rsidRPr="00D16FF4" w:rsidRDefault="00D06E6D" w:rsidP="00D06E6D">
      <w:pPr>
        <w:tabs>
          <w:tab w:val="left" w:pos="720"/>
        </w:tabs>
        <w:spacing w:before="120" w:after="120" w:line="240" w:lineRule="atLeast"/>
        <w:ind w:left="709"/>
        <w:jc w:val="both"/>
        <w:outlineLvl w:val="1"/>
        <w:rPr>
          <w:sz w:val="22"/>
          <w:szCs w:val="22"/>
        </w:rPr>
      </w:pPr>
      <w:r w:rsidRPr="00D16FF4">
        <w:rPr>
          <w:sz w:val="22"/>
          <w:szCs w:val="22"/>
        </w:rPr>
        <w:t>Vendor shall not otherwise use, sell, rent, transfer, distribute, or otherwise disclose or make available Biogen Data for Vendor’s own purposes or for the benefit of anyone other than Biogen.</w:t>
      </w:r>
    </w:p>
    <w:p w14:paraId="07CE4BE1" w14:textId="77777777" w:rsidR="00D06E6D" w:rsidRPr="00D16FF4" w:rsidRDefault="00D06E6D" w:rsidP="00D06E6D">
      <w:pPr>
        <w:numPr>
          <w:ilvl w:val="1"/>
          <w:numId w:val="22"/>
        </w:numPr>
        <w:tabs>
          <w:tab w:val="num" w:pos="426"/>
          <w:tab w:val="left" w:pos="720"/>
        </w:tabs>
        <w:spacing w:before="120" w:after="120" w:line="240" w:lineRule="atLeast"/>
        <w:ind w:left="0" w:firstLine="0"/>
        <w:jc w:val="both"/>
        <w:outlineLvl w:val="0"/>
        <w:rPr>
          <w:sz w:val="22"/>
          <w:szCs w:val="22"/>
        </w:rPr>
      </w:pPr>
      <w:r w:rsidRPr="00D16FF4">
        <w:rPr>
          <w:b/>
          <w:kern w:val="28"/>
          <w:sz w:val="22"/>
          <w:szCs w:val="22"/>
        </w:rPr>
        <w:t>Cooperation</w:t>
      </w:r>
    </w:p>
    <w:p w14:paraId="1041BAC7"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Vendor shall promptly comply with any request from Biogen to amend, transfer or delete Biogen Data.</w:t>
      </w:r>
    </w:p>
    <w:p w14:paraId="44A71512"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Vendor shall reasonably cooperate with Biogen and provide reasonable</w:t>
      </w:r>
      <w:r w:rsidRPr="00D16FF4">
        <w:rPr>
          <w:sz w:val="22"/>
          <w:szCs w:val="22"/>
          <w:lang w:eastAsia="en-GB"/>
        </w:rPr>
        <w:t xml:space="preserve"> and prompt</w:t>
      </w:r>
      <w:r w:rsidRPr="00D16FF4">
        <w:rPr>
          <w:sz w:val="22"/>
          <w:szCs w:val="22"/>
        </w:rPr>
        <w:t xml:space="preserve"> assistance in respect of:</w:t>
      </w:r>
    </w:p>
    <w:p w14:paraId="58E036E5" w14:textId="77777777" w:rsidR="00D06E6D" w:rsidRPr="00D16FF4" w:rsidRDefault="00D06E6D" w:rsidP="00D06E6D">
      <w:pPr>
        <w:numPr>
          <w:ilvl w:val="3"/>
          <w:numId w:val="22"/>
        </w:numPr>
        <w:tabs>
          <w:tab w:val="num" w:pos="360"/>
          <w:tab w:val="left" w:pos="993"/>
        </w:tabs>
        <w:spacing w:before="120" w:after="120" w:line="240" w:lineRule="atLeast"/>
        <w:ind w:left="993" w:hanging="567"/>
        <w:jc w:val="both"/>
        <w:outlineLvl w:val="2"/>
        <w:rPr>
          <w:sz w:val="22"/>
          <w:szCs w:val="22"/>
        </w:rPr>
      </w:pPr>
      <w:r w:rsidRPr="00D16FF4">
        <w:rPr>
          <w:sz w:val="22"/>
          <w:szCs w:val="22"/>
        </w:rPr>
        <w:t>any requests or objections from Data Subjects exercising their rights under Data Protection Law, including providing Biogen with Biogen Data in a structured, commonly used and machine</w:t>
      </w:r>
      <w:r w:rsidRPr="00D16FF4">
        <w:rPr>
          <w:sz w:val="22"/>
          <w:szCs w:val="22"/>
          <w:lang w:eastAsia="en-GB"/>
        </w:rPr>
        <w:t>-</w:t>
      </w:r>
      <w:r w:rsidRPr="00D16FF4">
        <w:rPr>
          <w:sz w:val="22"/>
          <w:szCs w:val="22"/>
        </w:rPr>
        <w:t>readable form, free of charge, should this be necessary to fulfil a request from a Data Subject;</w:t>
      </w:r>
    </w:p>
    <w:p w14:paraId="2CA6C37D" w14:textId="77777777" w:rsidR="00D06E6D" w:rsidRPr="00D16FF4" w:rsidRDefault="00D06E6D" w:rsidP="00D06E6D">
      <w:pPr>
        <w:numPr>
          <w:ilvl w:val="3"/>
          <w:numId w:val="22"/>
        </w:numPr>
        <w:tabs>
          <w:tab w:val="num" w:pos="360"/>
          <w:tab w:val="left" w:pos="993"/>
        </w:tabs>
        <w:spacing w:before="120" w:after="120" w:line="240" w:lineRule="atLeast"/>
        <w:ind w:left="993" w:hanging="567"/>
        <w:jc w:val="both"/>
        <w:outlineLvl w:val="2"/>
        <w:rPr>
          <w:sz w:val="22"/>
          <w:szCs w:val="22"/>
        </w:rPr>
      </w:pPr>
      <w:r w:rsidRPr="00D16FF4">
        <w:rPr>
          <w:sz w:val="22"/>
          <w:szCs w:val="22"/>
        </w:rPr>
        <w:t xml:space="preserve">conducting data protection impact assessments on the processing of Biogen Data; and </w:t>
      </w:r>
    </w:p>
    <w:p w14:paraId="14A65327" w14:textId="77777777" w:rsidR="00D06E6D" w:rsidRPr="00D16FF4" w:rsidRDefault="00D06E6D" w:rsidP="00D06E6D">
      <w:pPr>
        <w:numPr>
          <w:ilvl w:val="3"/>
          <w:numId w:val="22"/>
        </w:numPr>
        <w:tabs>
          <w:tab w:val="num" w:pos="360"/>
          <w:tab w:val="left" w:pos="993"/>
        </w:tabs>
        <w:spacing w:before="120" w:after="120" w:line="240" w:lineRule="atLeast"/>
        <w:ind w:left="993" w:hanging="567"/>
        <w:jc w:val="both"/>
        <w:outlineLvl w:val="2"/>
        <w:rPr>
          <w:sz w:val="22"/>
          <w:szCs w:val="22"/>
        </w:rPr>
      </w:pPr>
      <w:r w:rsidRPr="00D16FF4">
        <w:rPr>
          <w:sz w:val="22"/>
          <w:szCs w:val="22"/>
        </w:rPr>
        <w:t>other requests or objections received in connection with Biogen Data, including those from regulatory or supervisory authorities.</w:t>
      </w:r>
    </w:p>
    <w:p w14:paraId="4BD0B03F"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Vendor shall cooperate fully with Biogen in implementing such further measures as Biogen may reasonably require to protect Biogen Data in accordance with Data Protection Law, including entering into a further data processing agreement with Biogen or a Biogen Affiliate.</w:t>
      </w:r>
    </w:p>
    <w:p w14:paraId="200639C1"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 xml:space="preserve">Vendor shall promptly notify Biogen (and at the latest within 24 hours of Vendor becoming aware) of any Security Breach. Such notification must be provided by email with a read receipt to </w:t>
      </w:r>
      <w:hyperlink r:id="rId22" w:history="1">
        <w:r w:rsidRPr="00D16FF4">
          <w:rPr>
            <w:color w:val="0563C1" w:themeColor="hyperlink"/>
            <w:sz w:val="22"/>
            <w:szCs w:val="22"/>
            <w:u w:val="single"/>
          </w:rPr>
          <w:t>privacy@biogen.com</w:t>
        </w:r>
      </w:hyperlink>
      <w:r w:rsidRPr="00D16FF4">
        <w:rPr>
          <w:sz w:val="22"/>
          <w:szCs w:val="22"/>
        </w:rPr>
        <w:t xml:space="preserve"> and with a copy to Vendor’s primary business contact within Biogen. Vendor shall not inform any third party of any Security Breach related to Biogen Data without first obtaining Biogen’s prior written consent, except to the extent such notification is required by applicable law.</w:t>
      </w:r>
    </w:p>
    <w:p w14:paraId="29E264ED" w14:textId="77777777" w:rsidR="00D06E6D" w:rsidRPr="00D16FF4" w:rsidRDefault="00D06E6D" w:rsidP="00D06E6D">
      <w:pPr>
        <w:numPr>
          <w:ilvl w:val="1"/>
          <w:numId w:val="22"/>
        </w:numPr>
        <w:tabs>
          <w:tab w:val="num" w:pos="426"/>
          <w:tab w:val="left" w:pos="720"/>
        </w:tabs>
        <w:spacing w:before="120" w:after="120" w:line="240" w:lineRule="atLeast"/>
        <w:ind w:left="0" w:firstLine="0"/>
        <w:jc w:val="both"/>
        <w:outlineLvl w:val="0"/>
        <w:rPr>
          <w:sz w:val="22"/>
          <w:szCs w:val="22"/>
        </w:rPr>
      </w:pPr>
      <w:r w:rsidRPr="00D16FF4">
        <w:rPr>
          <w:b/>
          <w:kern w:val="28"/>
          <w:sz w:val="22"/>
          <w:szCs w:val="22"/>
        </w:rPr>
        <w:t>Authorized Persons</w:t>
      </w:r>
    </w:p>
    <w:p w14:paraId="6D469A55"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lastRenderedPageBreak/>
        <w:t>Vendor shall restrict the disclosure of Biogen Data to Authorized Persons who are required to assist it in providing the Services and shall ensure that such Authorized Persons:</w:t>
      </w:r>
    </w:p>
    <w:p w14:paraId="489B9E99" w14:textId="77777777" w:rsidR="00D06E6D" w:rsidRPr="00D16FF4" w:rsidRDefault="00D06E6D" w:rsidP="00D06E6D">
      <w:pPr>
        <w:numPr>
          <w:ilvl w:val="3"/>
          <w:numId w:val="22"/>
        </w:numPr>
        <w:tabs>
          <w:tab w:val="num" w:pos="360"/>
          <w:tab w:val="left" w:pos="993"/>
        </w:tabs>
        <w:spacing w:before="120" w:after="120" w:line="240" w:lineRule="atLeast"/>
        <w:ind w:left="993" w:hanging="567"/>
        <w:jc w:val="both"/>
        <w:outlineLvl w:val="2"/>
        <w:rPr>
          <w:sz w:val="22"/>
          <w:szCs w:val="22"/>
        </w:rPr>
      </w:pPr>
      <w:r w:rsidRPr="00D16FF4">
        <w:rPr>
          <w:sz w:val="22"/>
          <w:szCs w:val="22"/>
        </w:rPr>
        <w:t>have undergone appropriate training in processing Personal Data and the law and practice of data protection and privacy; and</w:t>
      </w:r>
    </w:p>
    <w:p w14:paraId="152026D5" w14:textId="77777777" w:rsidR="00D06E6D" w:rsidRPr="00D16FF4" w:rsidRDefault="00D06E6D" w:rsidP="00D06E6D">
      <w:pPr>
        <w:numPr>
          <w:ilvl w:val="3"/>
          <w:numId w:val="22"/>
        </w:numPr>
        <w:tabs>
          <w:tab w:val="num" w:pos="360"/>
          <w:tab w:val="left" w:pos="993"/>
        </w:tabs>
        <w:spacing w:before="120" w:after="120" w:line="240" w:lineRule="atLeast"/>
        <w:ind w:left="993" w:hanging="567"/>
        <w:jc w:val="both"/>
        <w:outlineLvl w:val="2"/>
        <w:rPr>
          <w:sz w:val="22"/>
          <w:szCs w:val="22"/>
          <w:lang w:eastAsia="en-GB"/>
        </w:rPr>
      </w:pPr>
      <w:r w:rsidRPr="00D16FF4">
        <w:rPr>
          <w:sz w:val="22"/>
          <w:szCs w:val="22"/>
          <w:lang w:val="en-GB"/>
        </w:rPr>
        <w:t>are bound by</w:t>
      </w:r>
      <w:r w:rsidRPr="00D16FF4">
        <w:rPr>
          <w:sz w:val="22"/>
          <w:szCs w:val="22"/>
        </w:rPr>
        <w:t>: (</w:t>
      </w:r>
      <w:proofErr w:type="spellStart"/>
      <w:r w:rsidRPr="00D16FF4">
        <w:rPr>
          <w:sz w:val="22"/>
          <w:szCs w:val="22"/>
        </w:rPr>
        <w:t>i</w:t>
      </w:r>
      <w:proofErr w:type="spellEnd"/>
      <w:r w:rsidRPr="00D16FF4">
        <w:rPr>
          <w:sz w:val="22"/>
          <w:szCs w:val="22"/>
        </w:rPr>
        <w:t>)</w:t>
      </w:r>
      <w:r w:rsidRPr="00D16FF4">
        <w:rPr>
          <w:sz w:val="22"/>
          <w:szCs w:val="22"/>
          <w:lang w:val="en-GB"/>
        </w:rPr>
        <w:t xml:space="preserve"> obligations </w:t>
      </w:r>
      <w:r w:rsidRPr="00D16FF4">
        <w:rPr>
          <w:sz w:val="22"/>
          <w:szCs w:val="22"/>
        </w:rPr>
        <w:t xml:space="preserve">of confidentiality, </w:t>
      </w:r>
      <w:r w:rsidRPr="00D16FF4">
        <w:rPr>
          <w:sz w:val="22"/>
          <w:szCs w:val="22"/>
          <w:lang w:val="en-GB"/>
        </w:rPr>
        <w:t xml:space="preserve">which provide </w:t>
      </w:r>
      <w:r w:rsidRPr="00D16FF4">
        <w:rPr>
          <w:sz w:val="22"/>
          <w:szCs w:val="22"/>
        </w:rPr>
        <w:t xml:space="preserve">at least </w:t>
      </w:r>
      <w:r w:rsidRPr="00D16FF4">
        <w:rPr>
          <w:sz w:val="22"/>
          <w:szCs w:val="22"/>
          <w:lang w:val="en-GB"/>
        </w:rPr>
        <w:t>equivalent protections in relation to Biogen Data to those set out in this Agreement</w:t>
      </w:r>
      <w:r w:rsidRPr="00D16FF4">
        <w:rPr>
          <w:sz w:val="22"/>
          <w:szCs w:val="22"/>
        </w:rPr>
        <w:t>; or (ii) an appropriate statutory obligation of confidentiality in respect of such Biogen Data</w:t>
      </w:r>
      <w:r w:rsidRPr="00D16FF4">
        <w:rPr>
          <w:sz w:val="22"/>
          <w:szCs w:val="22"/>
          <w:lang w:eastAsia="en-GB"/>
        </w:rPr>
        <w:t>.</w:t>
      </w:r>
    </w:p>
    <w:p w14:paraId="0D7E654A"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 xml:space="preserve">Vendor shall be responsible for the actions and omissions of all Authorized Persons concerning the treatment of Biogen Data as if they were Vendor’s own actions and omissions. </w:t>
      </w:r>
    </w:p>
    <w:p w14:paraId="45008C4B" w14:textId="77777777" w:rsidR="00D06E6D" w:rsidRPr="00D16FF4" w:rsidRDefault="00D06E6D" w:rsidP="00D06E6D">
      <w:pPr>
        <w:numPr>
          <w:ilvl w:val="1"/>
          <w:numId w:val="22"/>
        </w:numPr>
        <w:tabs>
          <w:tab w:val="num" w:pos="426"/>
          <w:tab w:val="left" w:pos="720"/>
        </w:tabs>
        <w:spacing w:before="120" w:after="120" w:line="240" w:lineRule="atLeast"/>
        <w:ind w:left="0" w:firstLine="0"/>
        <w:jc w:val="both"/>
        <w:outlineLvl w:val="0"/>
        <w:rPr>
          <w:sz w:val="22"/>
          <w:szCs w:val="22"/>
        </w:rPr>
      </w:pPr>
      <w:bookmarkStart w:id="299" w:name="_Ref505682302"/>
      <w:r w:rsidRPr="00D16FF4">
        <w:rPr>
          <w:b/>
          <w:kern w:val="28"/>
          <w:sz w:val="22"/>
          <w:szCs w:val="22"/>
          <w:lang w:eastAsia="en-GB"/>
        </w:rPr>
        <w:t xml:space="preserve">Sub-Processors and </w:t>
      </w:r>
      <w:r w:rsidRPr="00D16FF4">
        <w:rPr>
          <w:b/>
          <w:kern w:val="28"/>
          <w:sz w:val="22"/>
          <w:szCs w:val="22"/>
        </w:rPr>
        <w:t xml:space="preserve">International </w:t>
      </w:r>
      <w:r w:rsidRPr="00D16FF4">
        <w:rPr>
          <w:b/>
          <w:kern w:val="28"/>
          <w:sz w:val="22"/>
          <w:szCs w:val="22"/>
          <w:lang w:eastAsia="en-GB"/>
        </w:rPr>
        <w:t>Transfer</w:t>
      </w:r>
    </w:p>
    <w:p w14:paraId="4112ECDE"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Vendor shall not process Biogen Data outside the EU Equivalent Protection Area without first entering into European Commission Standard Contractual Clauses for Processors with (at Biogen’s election) Biogen or Biogen’s main European Data Controller entity Biogen International GmbH.</w:t>
      </w:r>
    </w:p>
    <w:p w14:paraId="0E15CF67"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Biogen hereby gives Vendor a general written authorization to appoint Sub-Processors, provided that each Sub-Processors is:</w:t>
      </w:r>
    </w:p>
    <w:p w14:paraId="75C25238" w14:textId="77777777" w:rsidR="00D06E6D" w:rsidRPr="00D16FF4" w:rsidRDefault="00D06E6D" w:rsidP="00D06E6D">
      <w:pPr>
        <w:numPr>
          <w:ilvl w:val="3"/>
          <w:numId w:val="22"/>
        </w:numPr>
        <w:tabs>
          <w:tab w:val="num" w:pos="360"/>
          <w:tab w:val="left" w:pos="993"/>
        </w:tabs>
        <w:spacing w:before="120" w:after="120" w:line="240" w:lineRule="atLeast"/>
        <w:ind w:left="993" w:hanging="567"/>
        <w:jc w:val="both"/>
        <w:outlineLvl w:val="2"/>
        <w:rPr>
          <w:sz w:val="22"/>
          <w:szCs w:val="22"/>
        </w:rPr>
      </w:pPr>
      <w:r w:rsidRPr="00D16FF4">
        <w:rPr>
          <w:sz w:val="22"/>
          <w:szCs w:val="22"/>
        </w:rPr>
        <w:t>notified to Biogen in writing prior to Biogen Data being transferred to the Sub-Processor, with Biogen having the opportunity to object to the Sub-Processor; and</w:t>
      </w:r>
    </w:p>
    <w:p w14:paraId="3AD92A33" w14:textId="77777777" w:rsidR="00D06E6D" w:rsidRPr="00D16FF4" w:rsidRDefault="00D06E6D" w:rsidP="00D06E6D">
      <w:pPr>
        <w:numPr>
          <w:ilvl w:val="3"/>
          <w:numId w:val="22"/>
        </w:numPr>
        <w:tabs>
          <w:tab w:val="num" w:pos="360"/>
          <w:tab w:val="left" w:pos="993"/>
        </w:tabs>
        <w:spacing w:before="120" w:after="120" w:line="240" w:lineRule="atLeast"/>
        <w:ind w:left="993" w:hanging="567"/>
        <w:jc w:val="both"/>
        <w:outlineLvl w:val="2"/>
        <w:rPr>
          <w:sz w:val="22"/>
          <w:szCs w:val="22"/>
        </w:rPr>
      </w:pPr>
      <w:r w:rsidRPr="00D16FF4">
        <w:rPr>
          <w:sz w:val="22"/>
          <w:szCs w:val="22"/>
        </w:rPr>
        <w:t>engaged by written contract on terms which provide equivalent protections in relation to Biogen Data to those set out in this Agreement.</w:t>
      </w:r>
    </w:p>
    <w:p w14:paraId="3834CA1C"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In relation to Biogen Data which concerns Data Subjects who are resident in the EU Equivalent Protection Area, Vendor shall only appoint Sub-Processors:</w:t>
      </w:r>
    </w:p>
    <w:p w14:paraId="5C3A5702" w14:textId="77777777" w:rsidR="00D06E6D" w:rsidRPr="00D16FF4" w:rsidRDefault="00D06E6D" w:rsidP="00D06E6D">
      <w:pPr>
        <w:numPr>
          <w:ilvl w:val="3"/>
          <w:numId w:val="22"/>
        </w:numPr>
        <w:tabs>
          <w:tab w:val="num" w:pos="360"/>
          <w:tab w:val="left" w:pos="993"/>
        </w:tabs>
        <w:spacing w:before="120" w:after="120" w:line="240" w:lineRule="atLeast"/>
        <w:ind w:left="993" w:hanging="567"/>
        <w:jc w:val="both"/>
        <w:outlineLvl w:val="2"/>
        <w:rPr>
          <w:sz w:val="22"/>
          <w:szCs w:val="22"/>
        </w:rPr>
      </w:pPr>
      <w:r w:rsidRPr="00D16FF4">
        <w:rPr>
          <w:sz w:val="22"/>
          <w:szCs w:val="22"/>
        </w:rPr>
        <w:t>located within the EU Equivalent Protection Area; or</w:t>
      </w:r>
    </w:p>
    <w:p w14:paraId="4528C277" w14:textId="77777777" w:rsidR="00D06E6D" w:rsidRPr="00D16FF4" w:rsidRDefault="00D06E6D" w:rsidP="00D06E6D">
      <w:pPr>
        <w:numPr>
          <w:ilvl w:val="3"/>
          <w:numId w:val="22"/>
        </w:numPr>
        <w:tabs>
          <w:tab w:val="num" w:pos="360"/>
          <w:tab w:val="left" w:pos="993"/>
        </w:tabs>
        <w:spacing w:before="120" w:after="120" w:line="240" w:lineRule="atLeast"/>
        <w:ind w:left="993" w:hanging="567"/>
        <w:jc w:val="both"/>
        <w:outlineLvl w:val="2"/>
        <w:rPr>
          <w:sz w:val="22"/>
          <w:szCs w:val="22"/>
        </w:rPr>
      </w:pPr>
      <w:r w:rsidRPr="00D16FF4">
        <w:rPr>
          <w:sz w:val="22"/>
          <w:szCs w:val="22"/>
        </w:rPr>
        <w:t>not located within the EU Equivalent Protection Area after first entering into European Commission Standard Contractual Clauses for Processors as the “data exporter” with the Sub-Processor named as the “data importer”, before transferring any Biogen Data to it.</w:t>
      </w:r>
    </w:p>
    <w:bookmarkEnd w:id="299"/>
    <w:p w14:paraId="47B927CC"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For the avoidance of doubt, “process” or “transfer” for the purposes of this paragraph, includes the accessing of Biogen Data for the provision of maintenance or any other services which remotely access the Biogen Data.</w:t>
      </w:r>
    </w:p>
    <w:p w14:paraId="25388B69"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lang w:eastAsia="en-GB"/>
        </w:rPr>
      </w:pPr>
      <w:r w:rsidRPr="00D16FF4">
        <w:rPr>
          <w:sz w:val="22"/>
          <w:szCs w:val="22"/>
          <w:lang w:eastAsia="en-GB"/>
        </w:rPr>
        <w:t>Vendor shall be responsible for the actions and omissions of all Sub-Processors concerning the processing of Biogen Data as if they were Vendor’s own actions and omissions.</w:t>
      </w:r>
    </w:p>
    <w:p w14:paraId="05490DDF" w14:textId="77777777" w:rsidR="00D06E6D" w:rsidRPr="00D16FF4" w:rsidRDefault="00D06E6D" w:rsidP="00D06E6D">
      <w:pPr>
        <w:numPr>
          <w:ilvl w:val="1"/>
          <w:numId w:val="22"/>
        </w:numPr>
        <w:tabs>
          <w:tab w:val="num" w:pos="426"/>
          <w:tab w:val="left" w:pos="720"/>
        </w:tabs>
        <w:spacing w:before="120" w:after="120" w:line="240" w:lineRule="atLeast"/>
        <w:ind w:left="0" w:firstLine="0"/>
        <w:jc w:val="both"/>
        <w:outlineLvl w:val="0"/>
        <w:rPr>
          <w:sz w:val="22"/>
          <w:szCs w:val="22"/>
        </w:rPr>
      </w:pPr>
      <w:r w:rsidRPr="00D16FF4">
        <w:rPr>
          <w:b/>
          <w:kern w:val="28"/>
          <w:sz w:val="22"/>
          <w:szCs w:val="22"/>
        </w:rPr>
        <w:t>Inspection Right</w:t>
      </w:r>
    </w:p>
    <w:p w14:paraId="5EA5C581"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Vendor shall, upon reasonable notice, allow its facilities, procedures and documentation to be inspected by Biogen (or such representatives as Biogen may appoint) in order to ascertain compliance with the requirements contained in this Addendum and all applicable law, including the right to audit, monitor and inspect Vendor’s security measures, computer systems, and information technology policies and procedures.</w:t>
      </w:r>
    </w:p>
    <w:p w14:paraId="1896C71F" w14:textId="77777777" w:rsidR="00D06E6D" w:rsidRPr="00D16FF4" w:rsidRDefault="00D06E6D" w:rsidP="00D06E6D">
      <w:pPr>
        <w:numPr>
          <w:ilvl w:val="1"/>
          <w:numId w:val="22"/>
        </w:numPr>
        <w:tabs>
          <w:tab w:val="num" w:pos="426"/>
          <w:tab w:val="left" w:pos="720"/>
        </w:tabs>
        <w:spacing w:before="120" w:after="120" w:line="240" w:lineRule="atLeast"/>
        <w:ind w:left="0" w:firstLine="0"/>
        <w:jc w:val="both"/>
        <w:outlineLvl w:val="0"/>
        <w:rPr>
          <w:sz w:val="22"/>
          <w:szCs w:val="22"/>
        </w:rPr>
      </w:pPr>
      <w:r w:rsidRPr="00D16FF4">
        <w:rPr>
          <w:b/>
          <w:kern w:val="28"/>
          <w:sz w:val="22"/>
          <w:szCs w:val="22"/>
        </w:rPr>
        <w:lastRenderedPageBreak/>
        <w:t>Return or Destruction of Biogen Data</w:t>
      </w:r>
    </w:p>
    <w:p w14:paraId="6B61C142"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 xml:space="preserve">At any time during the term of this Agreement, at Biogen’s request or promptly upon the termination or expiry of this Agreement for any reason, Vendor shall promptly instruct all Authorized Persons to, promptly return to Biogen all records and data containing Biogen Data in any format and on storage media that Biogen may reasonably specify, and all copies, whether in written, hard copy electronic or other form or media, of Biogen Data. </w:t>
      </w:r>
    </w:p>
    <w:p w14:paraId="203FE861"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Alternatively, with Biogen’s prior written approval, Vendor may securely</w:t>
      </w:r>
      <w:r w:rsidRPr="00D16FF4">
        <w:rPr>
          <w:sz w:val="22"/>
          <w:szCs w:val="22"/>
          <w:lang w:eastAsia="en-GB"/>
        </w:rPr>
        <w:t xml:space="preserve"> delete and</w:t>
      </w:r>
      <w:r w:rsidRPr="00D16FF4">
        <w:rPr>
          <w:sz w:val="22"/>
          <w:szCs w:val="22"/>
        </w:rPr>
        <w:t xml:space="preserve"> dispose of all such copies of such Biogen Data, provided that Vendor provides Biogen with a certificate of secure destruction.</w:t>
      </w:r>
    </w:p>
    <w:p w14:paraId="4EC29E30" w14:textId="77777777" w:rsidR="00D06E6D" w:rsidRPr="00181ABF" w:rsidRDefault="00D06E6D" w:rsidP="00D06E6D">
      <w:pPr>
        <w:spacing w:after="200" w:line="276" w:lineRule="auto"/>
      </w:pPr>
      <w:r w:rsidRPr="00181ABF">
        <w:br w:type="page"/>
      </w:r>
    </w:p>
    <w:p w14:paraId="1B3B862F" w14:textId="77777777" w:rsidR="00D06E6D" w:rsidRPr="00D16FF4" w:rsidRDefault="00D06E6D" w:rsidP="00D06E6D">
      <w:pPr>
        <w:spacing w:after="200" w:line="276" w:lineRule="auto"/>
        <w:jc w:val="center"/>
        <w:rPr>
          <w:b/>
          <w:sz w:val="22"/>
          <w:szCs w:val="22"/>
          <w:u w:val="single"/>
        </w:rPr>
      </w:pPr>
      <w:r w:rsidRPr="00D16FF4">
        <w:rPr>
          <w:b/>
          <w:sz w:val="22"/>
          <w:szCs w:val="22"/>
          <w:u w:val="single"/>
        </w:rPr>
        <w:lastRenderedPageBreak/>
        <w:t>PART III: INFORMATION SECURITY</w:t>
      </w:r>
    </w:p>
    <w:p w14:paraId="55977E62" w14:textId="77777777" w:rsidR="00D06E6D" w:rsidRPr="00D16FF4" w:rsidRDefault="00D06E6D" w:rsidP="00D06E6D">
      <w:pPr>
        <w:numPr>
          <w:ilvl w:val="1"/>
          <w:numId w:val="23"/>
        </w:numPr>
        <w:tabs>
          <w:tab w:val="num" w:pos="426"/>
          <w:tab w:val="left" w:pos="720"/>
        </w:tabs>
        <w:spacing w:before="120" w:after="120" w:line="240" w:lineRule="atLeast"/>
        <w:jc w:val="both"/>
        <w:outlineLvl w:val="0"/>
        <w:rPr>
          <w:rFonts w:ascii="Arial" w:hAnsi="Arial" w:cs="Arial"/>
          <w:kern w:val="28"/>
          <w:sz w:val="22"/>
          <w:szCs w:val="22"/>
          <w:lang w:val="en-GB" w:eastAsia="en-GB"/>
        </w:rPr>
      </w:pPr>
      <w:r w:rsidRPr="00D16FF4">
        <w:rPr>
          <w:rFonts w:cs="Arial"/>
          <w:b/>
          <w:kern w:val="28"/>
          <w:sz w:val="22"/>
          <w:szCs w:val="22"/>
          <w:lang w:val="en-GB" w:eastAsia="en-GB"/>
        </w:rPr>
        <w:t>Introduction</w:t>
      </w:r>
    </w:p>
    <w:p w14:paraId="2FD8501E"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Vendor represents and warrants that it has developed, implemented and will maintain a comprehensive, written information security program (the “WISP”) that requires the implementation of administrative, physical and technical safeguards to protect all Biogen data, including all Biogen Data and Biogen Confidential Information (collectively “</w:t>
      </w:r>
      <w:r w:rsidRPr="00D16FF4">
        <w:rPr>
          <w:b/>
          <w:sz w:val="22"/>
          <w:szCs w:val="22"/>
        </w:rPr>
        <w:t>Biogen Confidential Data</w:t>
      </w:r>
      <w:r w:rsidRPr="00D16FF4">
        <w:rPr>
          <w:sz w:val="22"/>
          <w:szCs w:val="22"/>
        </w:rPr>
        <w:t xml:space="preserve">”) against unauthorized or inappropriate use, access or transmission, regardless of whether such Biogen Confidential Data is received by Vendor from Biogen, is collected by Vendor on behalf of Biogen, is generated by Vendor on behalf of Biogen, or where access has been granted to Vendor by or at the direction of Biogen. </w:t>
      </w:r>
    </w:p>
    <w:p w14:paraId="18865290"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Vendor shall ensure that all such safeguards, including the manner in which Biogen Confidential Data is collected, accessed, used, stored, processed, disposed of and disclosed, are equal or greater than current industry standards or best practices that comply with Data Protection Law, as well as the terms and conditions of this Agreement.</w:t>
      </w:r>
    </w:p>
    <w:p w14:paraId="741A129C" w14:textId="77777777" w:rsidR="00D06E6D" w:rsidRPr="00D16FF4" w:rsidRDefault="00D06E6D" w:rsidP="00D06E6D">
      <w:pPr>
        <w:numPr>
          <w:ilvl w:val="1"/>
          <w:numId w:val="23"/>
        </w:numPr>
        <w:tabs>
          <w:tab w:val="num" w:pos="426"/>
          <w:tab w:val="left" w:pos="720"/>
        </w:tabs>
        <w:spacing w:before="120" w:after="120" w:line="240" w:lineRule="atLeast"/>
        <w:jc w:val="both"/>
        <w:outlineLvl w:val="0"/>
        <w:rPr>
          <w:rFonts w:ascii="Arial" w:hAnsi="Arial" w:cs="Arial"/>
          <w:kern w:val="28"/>
          <w:sz w:val="22"/>
          <w:szCs w:val="22"/>
          <w:lang w:val="en-GB" w:eastAsia="en-GB"/>
        </w:rPr>
      </w:pPr>
      <w:r w:rsidRPr="00D16FF4">
        <w:rPr>
          <w:rFonts w:cs="Arial"/>
          <w:b/>
          <w:kern w:val="28"/>
          <w:sz w:val="22"/>
          <w:szCs w:val="22"/>
          <w:lang w:val="en-GB" w:eastAsia="en-GB"/>
        </w:rPr>
        <w:t>Security Program Requirements</w:t>
      </w:r>
    </w:p>
    <w:p w14:paraId="2748E2A2"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 xml:space="preserve">Vendor’s WISP will require that Vendor apply the same level of security to Biogen Confidential Data as Vendor would provide for its own proprietary, sensitive and Confidential Information. Such program will shall include, at a minimum: </w:t>
      </w:r>
    </w:p>
    <w:p w14:paraId="322B3359" w14:textId="77777777" w:rsidR="00D06E6D" w:rsidRPr="00D16FF4" w:rsidRDefault="00D06E6D" w:rsidP="00D06E6D">
      <w:pPr>
        <w:numPr>
          <w:ilvl w:val="3"/>
          <w:numId w:val="22"/>
        </w:numPr>
        <w:tabs>
          <w:tab w:val="num" w:pos="360"/>
          <w:tab w:val="left" w:pos="993"/>
        </w:tabs>
        <w:spacing w:before="120" w:after="120" w:line="240" w:lineRule="atLeast"/>
        <w:ind w:left="993" w:hanging="567"/>
        <w:jc w:val="both"/>
        <w:outlineLvl w:val="2"/>
        <w:rPr>
          <w:sz w:val="22"/>
          <w:szCs w:val="22"/>
        </w:rPr>
      </w:pPr>
      <w:r w:rsidRPr="00D16FF4">
        <w:rPr>
          <w:sz w:val="22"/>
          <w:szCs w:val="22"/>
        </w:rPr>
        <w:t>taking into account the state of the art, the costs of implementation and the nature, scope</w:t>
      </w:r>
      <w:r w:rsidRPr="00D16FF4">
        <w:rPr>
          <w:sz w:val="22"/>
          <w:szCs w:val="22"/>
          <w:lang w:val="en-GB"/>
        </w:rPr>
        <w:t>, context and purposes of processing as well as the risk of varying likelihood and severity for the rights and freedoms of Data Subjects, implement and maintain technical and organizational measures (including organizational processes and procedures, and including any specific security obligations set out or referred to in this Agreement) to protect Biogen Confidential Data from  unauthorized use or access, accidental loss, damage, destruction, theft or disclosure, and ensure that such measures are commensurate with the harm that may result from unlawful processing, unauthorised use or access, accidental loss, damage, destruction, theft or disclosure of such Biogen Confidential Data. Such measures shall include:</w:t>
      </w:r>
    </w:p>
    <w:p w14:paraId="3E5DB6A6" w14:textId="77777777" w:rsidR="00D06E6D" w:rsidRPr="00D16FF4" w:rsidRDefault="00D06E6D" w:rsidP="00D06E6D">
      <w:pPr>
        <w:tabs>
          <w:tab w:val="left" w:pos="993"/>
        </w:tabs>
        <w:spacing w:before="120" w:after="120" w:line="240" w:lineRule="atLeast"/>
        <w:ind w:left="993"/>
        <w:jc w:val="both"/>
        <w:outlineLvl w:val="2"/>
        <w:rPr>
          <w:sz w:val="22"/>
          <w:szCs w:val="22"/>
        </w:rPr>
      </w:pPr>
      <w:r w:rsidRPr="00D16FF4">
        <w:rPr>
          <w:sz w:val="22"/>
          <w:szCs w:val="22"/>
          <w:lang w:val="en-GB" w:eastAsia="en-GB"/>
        </w:rPr>
        <w:t>(</w:t>
      </w:r>
      <w:proofErr w:type="spellStart"/>
      <w:r w:rsidRPr="00D16FF4">
        <w:rPr>
          <w:sz w:val="22"/>
          <w:szCs w:val="22"/>
          <w:lang w:val="en-GB" w:eastAsia="en-GB"/>
        </w:rPr>
        <w:t>i</w:t>
      </w:r>
      <w:proofErr w:type="spellEnd"/>
      <w:r w:rsidRPr="00D16FF4">
        <w:rPr>
          <w:sz w:val="22"/>
          <w:szCs w:val="22"/>
          <w:lang w:val="en-GB" w:eastAsia="en-GB"/>
        </w:rPr>
        <w:t>)</w:t>
      </w:r>
      <w:r w:rsidRPr="00D16FF4">
        <w:rPr>
          <w:sz w:val="22"/>
          <w:szCs w:val="22"/>
          <w:lang w:val="en-GB" w:eastAsia="en-GB"/>
        </w:rPr>
        <w:tab/>
      </w:r>
      <w:r w:rsidRPr="00D16FF4">
        <w:rPr>
          <w:sz w:val="22"/>
          <w:szCs w:val="22"/>
          <w:lang w:val="en-GB"/>
        </w:rPr>
        <w:t>ensuring the pseudonymization and encryption of Biogen Confidential Data, where appropriate;</w:t>
      </w:r>
    </w:p>
    <w:p w14:paraId="2C34C590" w14:textId="77777777" w:rsidR="00D06E6D" w:rsidRPr="00D16FF4" w:rsidRDefault="00D06E6D" w:rsidP="00D06E6D">
      <w:pPr>
        <w:tabs>
          <w:tab w:val="left" w:pos="993"/>
        </w:tabs>
        <w:spacing w:before="120" w:after="120" w:line="240" w:lineRule="atLeast"/>
        <w:ind w:left="1440" w:hanging="447"/>
        <w:jc w:val="both"/>
        <w:outlineLvl w:val="2"/>
        <w:rPr>
          <w:sz w:val="22"/>
          <w:szCs w:val="22"/>
        </w:rPr>
      </w:pPr>
      <w:r w:rsidRPr="00D16FF4">
        <w:rPr>
          <w:sz w:val="22"/>
          <w:szCs w:val="22"/>
          <w:lang w:eastAsia="en-GB"/>
        </w:rPr>
        <w:t>(ii)</w:t>
      </w:r>
      <w:r w:rsidRPr="00D16FF4">
        <w:rPr>
          <w:sz w:val="22"/>
          <w:szCs w:val="22"/>
          <w:lang w:eastAsia="en-GB"/>
        </w:rPr>
        <w:tab/>
      </w:r>
      <w:r w:rsidRPr="00D16FF4">
        <w:rPr>
          <w:sz w:val="22"/>
          <w:szCs w:val="22"/>
        </w:rPr>
        <w:t>measures to ensure the ongoing confidentiality, integrity, availability and resilience of processing systems and services;</w:t>
      </w:r>
    </w:p>
    <w:p w14:paraId="7F8BF52F" w14:textId="77777777" w:rsidR="00D06E6D" w:rsidRPr="00D16FF4" w:rsidRDefault="00D06E6D" w:rsidP="00D06E6D">
      <w:pPr>
        <w:tabs>
          <w:tab w:val="left" w:pos="993"/>
        </w:tabs>
        <w:spacing w:before="120" w:after="120" w:line="240" w:lineRule="atLeast"/>
        <w:ind w:left="1440" w:hanging="447"/>
        <w:jc w:val="both"/>
        <w:outlineLvl w:val="2"/>
        <w:rPr>
          <w:sz w:val="22"/>
          <w:szCs w:val="22"/>
        </w:rPr>
      </w:pPr>
      <w:r w:rsidRPr="00D16FF4">
        <w:rPr>
          <w:sz w:val="22"/>
          <w:szCs w:val="22"/>
          <w:lang w:eastAsia="en-GB"/>
        </w:rPr>
        <w:t>(iii)</w:t>
      </w:r>
      <w:r w:rsidRPr="00D16FF4">
        <w:rPr>
          <w:sz w:val="22"/>
          <w:szCs w:val="22"/>
          <w:lang w:eastAsia="en-GB"/>
        </w:rPr>
        <w:tab/>
      </w:r>
      <w:r w:rsidRPr="00D16FF4">
        <w:rPr>
          <w:sz w:val="22"/>
          <w:szCs w:val="22"/>
        </w:rPr>
        <w:t>the ability to restore the availability and access to Biogen Confidential Data in a timely manner in the event of a physical or technical incident; and</w:t>
      </w:r>
    </w:p>
    <w:p w14:paraId="3749FE0A" w14:textId="77777777" w:rsidR="00D06E6D" w:rsidRPr="00D16FF4" w:rsidRDefault="00D06E6D" w:rsidP="00D06E6D">
      <w:pPr>
        <w:tabs>
          <w:tab w:val="left" w:pos="993"/>
        </w:tabs>
        <w:spacing w:before="120" w:after="120" w:line="240" w:lineRule="atLeast"/>
        <w:ind w:left="1440" w:hanging="447"/>
        <w:jc w:val="both"/>
        <w:outlineLvl w:val="2"/>
        <w:rPr>
          <w:sz w:val="22"/>
          <w:szCs w:val="22"/>
        </w:rPr>
      </w:pPr>
      <w:r w:rsidRPr="00D16FF4">
        <w:rPr>
          <w:sz w:val="22"/>
          <w:szCs w:val="22"/>
          <w:lang w:eastAsia="en-GB"/>
        </w:rPr>
        <w:t>(iv)</w:t>
      </w:r>
      <w:r w:rsidRPr="00D16FF4">
        <w:rPr>
          <w:sz w:val="22"/>
          <w:szCs w:val="22"/>
          <w:lang w:eastAsia="en-GB"/>
        </w:rPr>
        <w:tab/>
      </w:r>
      <w:r w:rsidRPr="00D16FF4">
        <w:rPr>
          <w:sz w:val="22"/>
          <w:szCs w:val="22"/>
        </w:rPr>
        <w:t>a process for regularly testing, assessing and evaluating the effectiveness of administrative, technical, organizational and physical controls for ensuring the security of the processing; and</w:t>
      </w:r>
    </w:p>
    <w:p w14:paraId="2CA3AA1D" w14:textId="77777777" w:rsidR="00D06E6D" w:rsidRPr="00D16FF4" w:rsidRDefault="00D06E6D" w:rsidP="00D06E6D">
      <w:pPr>
        <w:numPr>
          <w:ilvl w:val="3"/>
          <w:numId w:val="22"/>
        </w:numPr>
        <w:tabs>
          <w:tab w:val="num" w:pos="360"/>
          <w:tab w:val="left" w:pos="993"/>
        </w:tabs>
        <w:spacing w:before="120" w:after="120" w:line="240" w:lineRule="atLeast"/>
        <w:ind w:left="993" w:hanging="567"/>
        <w:jc w:val="both"/>
        <w:outlineLvl w:val="2"/>
        <w:rPr>
          <w:sz w:val="22"/>
          <w:szCs w:val="22"/>
        </w:rPr>
      </w:pPr>
      <w:r w:rsidRPr="00D16FF4">
        <w:rPr>
          <w:sz w:val="22"/>
          <w:szCs w:val="22"/>
          <w:lang w:eastAsia="en-GB"/>
        </w:rPr>
        <w:t>developing</w:t>
      </w:r>
      <w:r w:rsidRPr="00D16FF4">
        <w:rPr>
          <w:sz w:val="22"/>
          <w:szCs w:val="22"/>
        </w:rPr>
        <w:t xml:space="preserve"> and </w:t>
      </w:r>
      <w:r w:rsidRPr="00D16FF4">
        <w:rPr>
          <w:sz w:val="22"/>
          <w:szCs w:val="22"/>
          <w:lang w:eastAsia="en-GB"/>
        </w:rPr>
        <w:t>ensuring</w:t>
      </w:r>
      <w:r w:rsidRPr="00D16FF4">
        <w:rPr>
          <w:sz w:val="22"/>
          <w:szCs w:val="22"/>
        </w:rPr>
        <w:t xml:space="preserve"> that its information security controls are compliant with the NIST SP 800-53, (or the ISO equivalent), framework to protect the confidentiality of Biogen Data. </w:t>
      </w:r>
    </w:p>
    <w:p w14:paraId="1DC1E444"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 xml:space="preserve">Vendor shall only transmit Biogen Confidential Data through a Biogen-approved secure solution. Duration of access shall be restricted to the minimum time for which access is required. Vendor shall </w:t>
      </w:r>
      <w:r w:rsidRPr="00D16FF4">
        <w:rPr>
          <w:sz w:val="22"/>
          <w:szCs w:val="22"/>
        </w:rPr>
        <w:lastRenderedPageBreak/>
        <w:t>use safeguards to protect against any compromise, unauthorized access or other damage to Biogen’s systems and network and to secure its networks and IT environments associated with the Services being provided to Biogen.</w:t>
      </w:r>
    </w:p>
    <w:p w14:paraId="325ED45A" w14:textId="77777777" w:rsidR="00D06E6D" w:rsidRPr="00D16FF4" w:rsidRDefault="00D06E6D" w:rsidP="00D06E6D">
      <w:pPr>
        <w:numPr>
          <w:ilvl w:val="1"/>
          <w:numId w:val="23"/>
        </w:numPr>
        <w:tabs>
          <w:tab w:val="num" w:pos="426"/>
          <w:tab w:val="left" w:pos="720"/>
        </w:tabs>
        <w:spacing w:before="120" w:after="120" w:line="240" w:lineRule="atLeast"/>
        <w:jc w:val="both"/>
        <w:outlineLvl w:val="0"/>
        <w:rPr>
          <w:rFonts w:ascii="Arial" w:hAnsi="Arial" w:cs="Arial"/>
          <w:kern w:val="28"/>
          <w:sz w:val="22"/>
          <w:szCs w:val="22"/>
          <w:lang w:val="en-GB" w:eastAsia="en-GB"/>
        </w:rPr>
      </w:pPr>
      <w:r w:rsidRPr="00D16FF4">
        <w:rPr>
          <w:rFonts w:cs="Arial"/>
          <w:b/>
          <w:kern w:val="28"/>
          <w:sz w:val="22"/>
          <w:szCs w:val="22"/>
          <w:lang w:val="en-GB" w:eastAsia="en-GB"/>
        </w:rPr>
        <w:t xml:space="preserve">Oversight of Compliance </w:t>
      </w:r>
    </w:p>
    <w:p w14:paraId="7B055DC1"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Vendor shall regularly, at least annually, evaluate, test and monitor the effectiveness of its written information security program and shall promptly adjust and/or update as reasonably warranted by the results of such evaluation, testing, and monitoring. Upon request, Vendor shall promptly provide Biogen with a copy of Vendor’s applicable security standards, policies, procedures, and guidelines (which Biogen shall treat as Confidential Information).</w:t>
      </w:r>
    </w:p>
    <w:p w14:paraId="17EAA5E2"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In addition to Vendor’s internal control programs, Vendor will have independent penetration tests performed on its environment as relevant to this Addendum on a regular basis, not less than once year, and will perform security vulnerability scans not less frequently than quarterly. Vendor will remediate identified vulnerabilities or security concerns in a timeframe commensurate with the risk.</w:t>
      </w:r>
    </w:p>
    <w:p w14:paraId="1FEA90D1"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Vendor shall provide a controls audit report and remediation effort, such as a SOC 1 or SOC 2 Type 2 report or information security audit as applicable to the Services being provided, which has been performed within the past year. The audit shall include an assessment of Vendor’s applicable Security, Availability, Processing Integrity, Confidentiality and Privacy controls, processes and procedures to ensure compliance with applicable laws, regulations and industry standards, including, if applicable, the PCI DSS.</w:t>
      </w:r>
    </w:p>
    <w:p w14:paraId="04C260DF" w14:textId="77777777" w:rsidR="00D06E6D" w:rsidRPr="00D16FF4" w:rsidRDefault="00D06E6D" w:rsidP="00D06E6D">
      <w:pPr>
        <w:numPr>
          <w:ilvl w:val="1"/>
          <w:numId w:val="23"/>
        </w:numPr>
        <w:tabs>
          <w:tab w:val="num" w:pos="426"/>
          <w:tab w:val="left" w:pos="720"/>
        </w:tabs>
        <w:spacing w:before="120" w:after="120" w:line="240" w:lineRule="atLeast"/>
        <w:jc w:val="both"/>
        <w:outlineLvl w:val="0"/>
        <w:rPr>
          <w:rFonts w:ascii="Arial" w:hAnsi="Arial" w:cs="Arial"/>
          <w:kern w:val="28"/>
          <w:sz w:val="22"/>
          <w:szCs w:val="22"/>
          <w:lang w:val="en-GB" w:eastAsia="en-GB"/>
        </w:rPr>
      </w:pPr>
      <w:r w:rsidRPr="00D16FF4">
        <w:rPr>
          <w:rFonts w:cs="Arial"/>
          <w:b/>
          <w:kern w:val="28"/>
          <w:sz w:val="22"/>
          <w:szCs w:val="22"/>
          <w:lang w:val="en-GB" w:eastAsia="en-GB"/>
        </w:rPr>
        <w:t>Security Breach</w:t>
      </w:r>
    </w:p>
    <w:p w14:paraId="300AEE4E"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Vendor shall immediately remedy any Security Breach and prevent any further Security Breach at Vendor’s expense in accordance with applicable privacy rights, laws, regulations and standards. Vendor shall reimburse Biogen for costs it incurs in responding to, remediating, and/or mitigating damages caused by a Security Breach, including all costs of notice and/or remediation, or in following up a complaint by a Data Subject or a regulator.</w:t>
      </w:r>
    </w:p>
    <w:p w14:paraId="2E64EF05" w14:textId="77777777" w:rsidR="00D06E6D" w:rsidRPr="00D16FF4" w:rsidRDefault="00D06E6D" w:rsidP="00D06E6D">
      <w:pPr>
        <w:numPr>
          <w:ilvl w:val="2"/>
          <w:numId w:val="22"/>
        </w:numPr>
        <w:tabs>
          <w:tab w:val="num" w:pos="426"/>
        </w:tabs>
        <w:spacing w:before="120" w:after="120" w:line="240" w:lineRule="atLeast"/>
        <w:ind w:left="426" w:hanging="426"/>
        <w:jc w:val="both"/>
        <w:outlineLvl w:val="1"/>
        <w:rPr>
          <w:sz w:val="22"/>
          <w:szCs w:val="22"/>
        </w:rPr>
      </w:pPr>
      <w:r w:rsidRPr="00D16FF4">
        <w:rPr>
          <w:sz w:val="22"/>
          <w:szCs w:val="22"/>
        </w:rPr>
        <w:t xml:space="preserve">Vendor shall cooperate fully with Biogen in the investigation and response to any Security Breach, including the name and contact information for Vendor’s primary security contact who shall be available to assist Biogen at all times in resolving issues associated with a Security Breach. </w:t>
      </w:r>
    </w:p>
    <w:p w14:paraId="71324DA2" w14:textId="77777777" w:rsidR="00D06E6D" w:rsidRPr="005651A3" w:rsidRDefault="00D06E6D" w:rsidP="00D06E6D"/>
    <w:p w14:paraId="2B0764ED" w14:textId="3B828F52" w:rsidR="00CF1EDE" w:rsidRPr="009870CD" w:rsidRDefault="00E7144D" w:rsidP="00CF1EDE">
      <w:pPr>
        <w:jc w:val="center"/>
        <w:rPr>
          <w:b/>
          <w:bCs/>
          <w:sz w:val="22"/>
          <w:szCs w:val="22"/>
          <w:u w:val="single"/>
        </w:rPr>
      </w:pPr>
      <w:r>
        <w:rPr>
          <w:b/>
          <w:bCs/>
          <w:sz w:val="22"/>
          <w:szCs w:val="22"/>
          <w:u w:val="single"/>
        </w:rPr>
        <w:t>APPENDIX C</w:t>
      </w:r>
    </w:p>
    <w:p w14:paraId="55B7A39D" w14:textId="77777777" w:rsidR="00CF1EDE" w:rsidRPr="009870CD" w:rsidRDefault="00CF1EDE" w:rsidP="00CF1EDE">
      <w:pPr>
        <w:jc w:val="both"/>
        <w:rPr>
          <w:sz w:val="22"/>
          <w:szCs w:val="22"/>
        </w:rPr>
      </w:pPr>
    </w:p>
    <w:p w14:paraId="010CB297" w14:textId="77777777" w:rsidR="00CF1EDE" w:rsidRPr="009870CD" w:rsidRDefault="00CF1EDE" w:rsidP="00CF1EDE">
      <w:pPr>
        <w:spacing w:after="200" w:line="276" w:lineRule="auto"/>
        <w:jc w:val="center"/>
        <w:rPr>
          <w:rFonts w:eastAsia="Calibri"/>
          <w:b/>
          <w:sz w:val="22"/>
          <w:szCs w:val="22"/>
          <w:lang w:bidi="en-US"/>
        </w:rPr>
      </w:pPr>
      <w:r w:rsidRPr="009870CD">
        <w:rPr>
          <w:rFonts w:eastAsia="Calibri"/>
          <w:b/>
          <w:sz w:val="22"/>
          <w:szCs w:val="22"/>
          <w:lang w:bidi="en-US"/>
        </w:rPr>
        <w:t xml:space="preserve">ANTI-CORRUPTION AND EXPORT CONTROLS ADDENDUM </w:t>
      </w:r>
    </w:p>
    <w:p w14:paraId="5F2BFFE7" w14:textId="77777777" w:rsidR="00CF1EDE" w:rsidRPr="009870CD" w:rsidRDefault="00CF1EDE" w:rsidP="00CF1EDE">
      <w:pPr>
        <w:spacing w:after="200" w:line="276" w:lineRule="auto"/>
        <w:jc w:val="both"/>
        <w:rPr>
          <w:rFonts w:eastAsia="Calibri"/>
          <w:sz w:val="22"/>
          <w:szCs w:val="22"/>
          <w:lang w:bidi="en-US"/>
        </w:rPr>
      </w:pPr>
      <w:r w:rsidRPr="009870CD">
        <w:rPr>
          <w:rFonts w:eastAsia="Calibri"/>
          <w:sz w:val="22"/>
          <w:szCs w:val="22"/>
          <w:lang w:bidi="en-US"/>
        </w:rPr>
        <w:t>In addition to other representations, warranties and covenants made by Vendor, Consultant, Consulting Party, or Counter-party (hereinafter “Contractor” for purposes of this addendum), Contractor represents, warrants and covenants that:</w:t>
      </w:r>
    </w:p>
    <w:p w14:paraId="360531D6" w14:textId="77777777" w:rsidR="00CF1EDE" w:rsidRPr="009870CD" w:rsidRDefault="00CF1EDE" w:rsidP="00CF1EDE">
      <w:pPr>
        <w:numPr>
          <w:ilvl w:val="0"/>
          <w:numId w:val="26"/>
        </w:numPr>
        <w:tabs>
          <w:tab w:val="left" w:pos="360"/>
        </w:tabs>
        <w:spacing w:after="200" w:line="276" w:lineRule="auto"/>
        <w:contextualSpacing/>
        <w:jc w:val="both"/>
        <w:rPr>
          <w:rFonts w:eastAsia="Calibri"/>
          <w:b/>
          <w:sz w:val="22"/>
          <w:szCs w:val="22"/>
          <w:lang w:bidi="en-US"/>
        </w:rPr>
      </w:pPr>
      <w:r w:rsidRPr="009870CD">
        <w:rPr>
          <w:rFonts w:eastAsia="Calibri"/>
          <w:b/>
          <w:sz w:val="22"/>
          <w:szCs w:val="22"/>
          <w:lang w:bidi="en-US"/>
        </w:rPr>
        <w:t>COMPLIANCE WITH ANTI-CORRUPTION LAWS</w:t>
      </w:r>
    </w:p>
    <w:p w14:paraId="0055B9C9" w14:textId="77777777" w:rsidR="00CF1EDE" w:rsidRPr="009870CD" w:rsidRDefault="00CF1EDE" w:rsidP="00CF1EDE">
      <w:pPr>
        <w:tabs>
          <w:tab w:val="left" w:pos="360"/>
        </w:tabs>
        <w:spacing w:after="200" w:line="276" w:lineRule="auto"/>
        <w:ind w:left="1086"/>
        <w:contextualSpacing/>
        <w:jc w:val="both"/>
        <w:rPr>
          <w:rFonts w:eastAsia="Calibri"/>
          <w:b/>
          <w:sz w:val="22"/>
          <w:szCs w:val="22"/>
          <w:lang w:bidi="en-US"/>
        </w:rPr>
      </w:pPr>
    </w:p>
    <w:p w14:paraId="73C4FBBB" w14:textId="77777777" w:rsidR="00CF1EDE" w:rsidRPr="009870CD" w:rsidRDefault="00CF1EDE" w:rsidP="00CF1EDE">
      <w:pPr>
        <w:numPr>
          <w:ilvl w:val="0"/>
          <w:numId w:val="24"/>
        </w:numPr>
        <w:spacing w:after="200" w:line="276" w:lineRule="auto"/>
        <w:contextualSpacing/>
        <w:jc w:val="both"/>
        <w:rPr>
          <w:rFonts w:eastAsia="Calibri"/>
          <w:sz w:val="22"/>
          <w:szCs w:val="22"/>
          <w:lang w:bidi="en-US"/>
        </w:rPr>
      </w:pPr>
      <w:r w:rsidRPr="009870CD">
        <w:rPr>
          <w:rFonts w:eastAsia="Calibri"/>
          <w:sz w:val="22"/>
          <w:szCs w:val="22"/>
          <w:lang w:bidi="en-US"/>
        </w:rPr>
        <w:t>No owner, shareholder (direct or beneficial), officer, director, employee, agent, third party representative, subcontractor, contractor or other individual with any direct or indirect beneficial interest in Contractor or Contractor’s payments under this Agreement, or any immediate family relation of any such person (collectively, “</w:t>
      </w:r>
      <w:r w:rsidRPr="009870CD">
        <w:rPr>
          <w:rFonts w:eastAsia="Calibri"/>
          <w:b/>
          <w:sz w:val="22"/>
          <w:szCs w:val="22"/>
          <w:lang w:bidi="en-US"/>
        </w:rPr>
        <w:t>Interested Persons</w:t>
      </w:r>
      <w:r w:rsidRPr="009870CD">
        <w:rPr>
          <w:rFonts w:eastAsia="Calibri"/>
          <w:sz w:val="22"/>
          <w:szCs w:val="22"/>
          <w:lang w:bidi="en-US"/>
        </w:rPr>
        <w:t xml:space="preserve">”), is a foreign Public Official or </w:t>
      </w:r>
      <w:r w:rsidRPr="009870CD">
        <w:rPr>
          <w:rFonts w:eastAsia="Calibri"/>
          <w:sz w:val="22"/>
          <w:szCs w:val="22"/>
          <w:lang w:bidi="en-US"/>
        </w:rPr>
        <w:lastRenderedPageBreak/>
        <w:t xml:space="preserve">Entity.  A </w:t>
      </w:r>
      <w:r w:rsidRPr="009870CD">
        <w:rPr>
          <w:rFonts w:eastAsia="Calibri"/>
          <w:b/>
          <w:sz w:val="22"/>
          <w:szCs w:val="22"/>
          <w:lang w:bidi="en-US"/>
        </w:rPr>
        <w:t>Public Official or Entity</w:t>
      </w:r>
      <w:r w:rsidRPr="009870CD">
        <w:rPr>
          <w:rFonts w:eastAsia="Calibri"/>
          <w:sz w:val="22"/>
          <w:szCs w:val="22"/>
          <w:lang w:bidi="en-US"/>
        </w:rPr>
        <w:t xml:space="preserve"> means (</w:t>
      </w:r>
      <w:proofErr w:type="spellStart"/>
      <w:r w:rsidRPr="009870CD">
        <w:rPr>
          <w:rFonts w:eastAsia="Calibri"/>
          <w:sz w:val="22"/>
          <w:szCs w:val="22"/>
          <w:lang w:bidi="en-US"/>
        </w:rPr>
        <w:t>i</w:t>
      </w:r>
      <w:proofErr w:type="spellEnd"/>
      <w:r w:rsidRPr="009870CD">
        <w:rPr>
          <w:rFonts w:eastAsia="Calibri"/>
          <w:sz w:val="22"/>
          <w:szCs w:val="22"/>
          <w:lang w:bidi="en-US"/>
        </w:rPr>
        <w:t>) an officer, employee, agent, contractor or representative of any government or military, including, but not limited to, a customs official; (ii) any department, agency, corporate entity, instrumentality or political subdivision of any government or military; (iii) any person or commercial entity acting in an official capacity for or on behalf of any government or military; (iv) any candidate for political office, any political party or any official of a political party; or (v) any officer, employee, agent, contractor or representative of any public international organization.  Contractor shall notify Biogen immediately if it learns at any time during the term of this Agreement that (</w:t>
      </w:r>
      <w:proofErr w:type="spellStart"/>
      <w:r w:rsidRPr="009870CD">
        <w:rPr>
          <w:rFonts w:eastAsia="Calibri"/>
          <w:sz w:val="22"/>
          <w:szCs w:val="22"/>
          <w:lang w:bidi="en-US"/>
        </w:rPr>
        <w:t>i</w:t>
      </w:r>
      <w:proofErr w:type="spellEnd"/>
      <w:r w:rsidRPr="009870CD">
        <w:rPr>
          <w:rFonts w:eastAsia="Calibri"/>
          <w:sz w:val="22"/>
          <w:szCs w:val="22"/>
          <w:lang w:bidi="en-US"/>
        </w:rPr>
        <w:t>) an Interested Person becomes a foreign Public Official or Entity, or (ii) a foreign Public Official or Entity acquires an ownership, voting, or economic interest in Contractor or a legal or beneficial interest in Contractor’s payments under this Agreement.</w:t>
      </w:r>
    </w:p>
    <w:p w14:paraId="66FA191D" w14:textId="77777777" w:rsidR="00CF1EDE" w:rsidRPr="009870CD" w:rsidRDefault="00CF1EDE" w:rsidP="00CF1EDE">
      <w:pPr>
        <w:numPr>
          <w:ilvl w:val="0"/>
          <w:numId w:val="24"/>
        </w:numPr>
        <w:spacing w:after="200" w:line="276" w:lineRule="auto"/>
        <w:contextualSpacing/>
        <w:jc w:val="both"/>
        <w:rPr>
          <w:rFonts w:eastAsia="Calibri"/>
          <w:sz w:val="22"/>
          <w:szCs w:val="22"/>
          <w:lang w:bidi="en-US"/>
        </w:rPr>
      </w:pPr>
      <w:r w:rsidRPr="009870CD">
        <w:rPr>
          <w:rFonts w:eastAsia="Calibri"/>
          <w:sz w:val="22"/>
          <w:szCs w:val="22"/>
          <w:lang w:bidi="en-US"/>
        </w:rPr>
        <w:t>To Contractor’s knowledge, no Interested Person is listed in the following: (</w:t>
      </w:r>
      <w:proofErr w:type="spellStart"/>
      <w:r w:rsidRPr="009870CD">
        <w:rPr>
          <w:rFonts w:eastAsia="Calibri"/>
          <w:sz w:val="22"/>
          <w:szCs w:val="22"/>
          <w:lang w:bidi="en-US"/>
        </w:rPr>
        <w:t>i</w:t>
      </w:r>
      <w:proofErr w:type="spellEnd"/>
      <w:r w:rsidRPr="009870CD">
        <w:rPr>
          <w:rFonts w:eastAsia="Calibri"/>
          <w:sz w:val="22"/>
          <w:szCs w:val="22"/>
          <w:lang w:bidi="en-US"/>
        </w:rPr>
        <w:t>) List of Specially Designated Nationals &amp; Blocked Persons, Office of Foreign Assets Control, U.S. Treasury Department; (ii) List of Excluded Individuals/Entities, Department of Health and Human Services; (iii) List of Debarred Parties, Directorate of Defense Trade Controls, U.S. State Department; (iv) Denied Persons List, Bureau of Industry and Security, U.S. Department of Commerce; (v) Entity List, Bureau of Industry and Security, U.S. Department of Commerce; or (vi) Unverified List, Bureau of Industry and Security, U.S. Department of Commerce (collectively, the “</w:t>
      </w:r>
      <w:r w:rsidRPr="009870CD">
        <w:rPr>
          <w:rFonts w:eastAsia="Calibri"/>
          <w:b/>
          <w:sz w:val="22"/>
          <w:szCs w:val="22"/>
          <w:lang w:bidi="en-US"/>
        </w:rPr>
        <w:t>Lists</w:t>
      </w:r>
      <w:r w:rsidRPr="009870CD">
        <w:rPr>
          <w:rFonts w:eastAsia="Calibri"/>
          <w:sz w:val="22"/>
          <w:szCs w:val="22"/>
          <w:lang w:bidi="en-US"/>
        </w:rPr>
        <w:t>”).  Contractor shall notify Biogen immediately if, during the term of this Agreement, it learns that (a) any Interested Person appears in the Lists, or (b) any person included in the Lists acquires a legal or beneficial interest in Contractor or in Contractor’s payments to be received under this Agreement.</w:t>
      </w:r>
    </w:p>
    <w:p w14:paraId="23A25038" w14:textId="77777777" w:rsidR="00CF1EDE" w:rsidRPr="009870CD" w:rsidRDefault="00CF1EDE" w:rsidP="00CF1EDE">
      <w:pPr>
        <w:numPr>
          <w:ilvl w:val="0"/>
          <w:numId w:val="24"/>
        </w:numPr>
        <w:spacing w:after="200" w:line="276" w:lineRule="auto"/>
        <w:contextualSpacing/>
        <w:jc w:val="both"/>
        <w:rPr>
          <w:rFonts w:eastAsia="Calibri"/>
          <w:sz w:val="22"/>
          <w:szCs w:val="22"/>
          <w:lang w:bidi="en-US"/>
        </w:rPr>
      </w:pPr>
      <w:r w:rsidRPr="009870CD">
        <w:rPr>
          <w:rFonts w:eastAsia="Calibri"/>
          <w:sz w:val="22"/>
          <w:szCs w:val="22"/>
          <w:lang w:bidi="en-US"/>
        </w:rPr>
        <w:t xml:space="preserve">Contractor acknowledges and confirms its understanding of the Foreign Corrupt Practices Act (15 U.S.C. Section 78dd-1, </w:t>
      </w:r>
      <w:r w:rsidRPr="009870CD">
        <w:rPr>
          <w:rFonts w:eastAsia="Calibri"/>
          <w:i/>
          <w:sz w:val="22"/>
          <w:szCs w:val="22"/>
          <w:lang w:bidi="en-US"/>
        </w:rPr>
        <w:t>et. seq.</w:t>
      </w:r>
      <w:r w:rsidRPr="009870CD">
        <w:rPr>
          <w:rFonts w:eastAsia="Calibri"/>
          <w:sz w:val="22"/>
          <w:szCs w:val="22"/>
          <w:lang w:bidi="en-US"/>
        </w:rPr>
        <w:t>) as amended (the “</w:t>
      </w:r>
      <w:r w:rsidRPr="009870CD">
        <w:rPr>
          <w:rFonts w:eastAsia="Calibri"/>
          <w:b/>
          <w:sz w:val="22"/>
          <w:szCs w:val="22"/>
          <w:lang w:bidi="en-US"/>
        </w:rPr>
        <w:t>FCPA</w:t>
      </w:r>
      <w:r w:rsidRPr="009870CD">
        <w:rPr>
          <w:rFonts w:eastAsia="Calibri"/>
          <w:sz w:val="22"/>
          <w:szCs w:val="22"/>
          <w:lang w:bidi="en-US"/>
        </w:rPr>
        <w:t>”).</w:t>
      </w:r>
    </w:p>
    <w:p w14:paraId="24EC304A" w14:textId="77777777" w:rsidR="00CF1EDE" w:rsidRPr="009870CD" w:rsidRDefault="00CF1EDE" w:rsidP="00CF1EDE">
      <w:pPr>
        <w:numPr>
          <w:ilvl w:val="0"/>
          <w:numId w:val="24"/>
        </w:numPr>
        <w:spacing w:after="200" w:line="276" w:lineRule="auto"/>
        <w:contextualSpacing/>
        <w:jc w:val="both"/>
        <w:rPr>
          <w:rFonts w:eastAsia="Calibri"/>
          <w:sz w:val="22"/>
          <w:szCs w:val="22"/>
          <w:lang w:bidi="en-US"/>
        </w:rPr>
      </w:pPr>
      <w:r w:rsidRPr="009870CD">
        <w:rPr>
          <w:rFonts w:eastAsia="Calibri"/>
          <w:sz w:val="22"/>
          <w:szCs w:val="22"/>
          <w:lang w:bidi="en-US"/>
        </w:rPr>
        <w:t xml:space="preserve">Contractor shall comply with Anti-Corruption Laws and shall not cause Biogen to be in violation of any Anti-Corruption Law.  </w:t>
      </w:r>
      <w:r w:rsidRPr="009870CD">
        <w:rPr>
          <w:rFonts w:eastAsia="Calibri"/>
          <w:b/>
          <w:sz w:val="22"/>
          <w:szCs w:val="22"/>
          <w:lang w:bidi="en-US"/>
        </w:rPr>
        <w:t>Anti-Corruption Laws</w:t>
      </w:r>
      <w:r w:rsidRPr="009870CD">
        <w:rPr>
          <w:rFonts w:eastAsia="Calibri"/>
          <w:sz w:val="22"/>
          <w:szCs w:val="22"/>
          <w:lang w:bidi="en-US"/>
        </w:rPr>
        <w:t xml:space="preserve"> mean collectively: (</w:t>
      </w:r>
      <w:proofErr w:type="spellStart"/>
      <w:r w:rsidRPr="009870CD">
        <w:rPr>
          <w:rFonts w:eastAsia="Calibri"/>
          <w:sz w:val="22"/>
          <w:szCs w:val="22"/>
          <w:lang w:bidi="en-US"/>
        </w:rPr>
        <w:t>i</w:t>
      </w:r>
      <w:proofErr w:type="spellEnd"/>
      <w:r w:rsidRPr="009870CD">
        <w:rPr>
          <w:rFonts w:eastAsia="Calibri"/>
          <w:sz w:val="22"/>
          <w:szCs w:val="22"/>
          <w:lang w:bidi="en-US"/>
        </w:rPr>
        <w:t>) the FCPA; (ii) any applicable legislation or regulation implementing the Organization for Economic Cooperation and Development Convention Against Bribery of Foreign Public Officials in International Business Transactions; and (iii) all other applicable laws, regulations, orders, judicial decisions, conventions and international financial institution rules regarding domestic or international corruption, bribery, ethical business conduct, money laundering, political contributions, gifts and gratuities, or lawful expenses to public officials and private persons, agency relationships, commissions, lobbying, books and records, and financial controls.</w:t>
      </w:r>
    </w:p>
    <w:p w14:paraId="1405465A" w14:textId="77777777" w:rsidR="00CF1EDE" w:rsidRPr="009870CD" w:rsidRDefault="00CF1EDE" w:rsidP="00CF1EDE">
      <w:pPr>
        <w:numPr>
          <w:ilvl w:val="0"/>
          <w:numId w:val="24"/>
        </w:numPr>
        <w:spacing w:after="200" w:line="276" w:lineRule="auto"/>
        <w:contextualSpacing/>
        <w:jc w:val="both"/>
        <w:rPr>
          <w:rFonts w:eastAsia="Calibri"/>
          <w:sz w:val="22"/>
          <w:szCs w:val="22"/>
          <w:lang w:bidi="en-US"/>
        </w:rPr>
      </w:pPr>
      <w:r w:rsidRPr="009870CD">
        <w:rPr>
          <w:rFonts w:eastAsia="Calibri"/>
          <w:sz w:val="22"/>
          <w:szCs w:val="22"/>
          <w:lang w:bidi="en-US"/>
        </w:rPr>
        <w:t>There have been no accusations, allegations, claims, investigations, informal inquiries, indictments, prosecutions, charges, or other enforcement actions against Contractor or any Interested Persons relating to bribery, corruption, money laundering, fraud, obstruction of justice, racketeering, or any other legal or ethical violation that have not been disclosed in writing to Biogen.  Contractor and, to its knowledge, any Interested Person have never violated any Anti-Corruption Law or caused any other party to be in violation of any Anti-Corruption Law.</w:t>
      </w:r>
    </w:p>
    <w:p w14:paraId="29689867" w14:textId="77777777" w:rsidR="00CF1EDE" w:rsidRPr="009870CD" w:rsidRDefault="00CF1EDE" w:rsidP="00CF1EDE">
      <w:pPr>
        <w:spacing w:after="200" w:line="276" w:lineRule="auto"/>
        <w:ind w:left="1440"/>
        <w:contextualSpacing/>
        <w:jc w:val="both"/>
        <w:rPr>
          <w:rFonts w:eastAsia="Calibri"/>
          <w:sz w:val="22"/>
          <w:szCs w:val="22"/>
          <w:lang w:bidi="en-US"/>
        </w:rPr>
      </w:pPr>
    </w:p>
    <w:p w14:paraId="2CAB799E" w14:textId="77777777" w:rsidR="00CF1EDE" w:rsidRPr="009870CD" w:rsidRDefault="00CF1EDE" w:rsidP="00CF1EDE">
      <w:pPr>
        <w:numPr>
          <w:ilvl w:val="0"/>
          <w:numId w:val="26"/>
        </w:numPr>
        <w:spacing w:after="200" w:line="276" w:lineRule="auto"/>
        <w:contextualSpacing/>
        <w:jc w:val="both"/>
        <w:rPr>
          <w:rFonts w:eastAsia="Calibri"/>
          <w:sz w:val="22"/>
          <w:szCs w:val="22"/>
          <w:lang w:bidi="en-US"/>
        </w:rPr>
      </w:pPr>
      <w:r w:rsidRPr="009870CD">
        <w:rPr>
          <w:rFonts w:eastAsia="Calibri"/>
          <w:b/>
          <w:sz w:val="22"/>
          <w:szCs w:val="22"/>
          <w:lang w:bidi="en-US"/>
        </w:rPr>
        <w:t>COMPLIANCE WITH EXPORT CONTROL LAWS</w:t>
      </w:r>
    </w:p>
    <w:p w14:paraId="49655FD7" w14:textId="77777777" w:rsidR="00CF1EDE" w:rsidRPr="009870CD" w:rsidRDefault="00CF1EDE" w:rsidP="00CF1EDE">
      <w:pPr>
        <w:spacing w:after="200" w:line="276" w:lineRule="auto"/>
        <w:ind w:left="1086"/>
        <w:contextualSpacing/>
        <w:jc w:val="both"/>
        <w:rPr>
          <w:rFonts w:eastAsia="Calibri"/>
          <w:sz w:val="22"/>
          <w:szCs w:val="22"/>
          <w:lang w:bidi="en-US"/>
        </w:rPr>
      </w:pPr>
    </w:p>
    <w:p w14:paraId="511A92D9" w14:textId="77777777" w:rsidR="00CF1EDE" w:rsidRPr="009870CD" w:rsidRDefault="00CF1EDE" w:rsidP="00CF1EDE">
      <w:pPr>
        <w:numPr>
          <w:ilvl w:val="0"/>
          <w:numId w:val="25"/>
        </w:numPr>
        <w:spacing w:after="200" w:line="276" w:lineRule="auto"/>
        <w:contextualSpacing/>
        <w:jc w:val="both"/>
        <w:rPr>
          <w:rFonts w:eastAsia="Calibri"/>
          <w:sz w:val="22"/>
          <w:szCs w:val="22"/>
          <w:lang w:bidi="en-US"/>
        </w:rPr>
      </w:pPr>
      <w:r w:rsidRPr="009870CD">
        <w:rPr>
          <w:rFonts w:eastAsia="Calibri"/>
          <w:sz w:val="22"/>
          <w:szCs w:val="22"/>
          <w:lang w:bidi="en-US"/>
        </w:rPr>
        <w:t xml:space="preserve">Contractor shall not cause Biogen or its Affiliates to be in violation of any Export Control Law.  </w:t>
      </w:r>
      <w:r w:rsidRPr="009870CD">
        <w:rPr>
          <w:rFonts w:eastAsia="Calibri"/>
          <w:b/>
          <w:sz w:val="22"/>
          <w:szCs w:val="22"/>
          <w:lang w:bidi="en-US"/>
        </w:rPr>
        <w:t>“Export Control Laws”</w:t>
      </w:r>
      <w:r w:rsidRPr="009870CD">
        <w:rPr>
          <w:rFonts w:eastAsia="Calibri"/>
          <w:sz w:val="22"/>
          <w:szCs w:val="22"/>
          <w:lang w:bidi="en-US"/>
        </w:rPr>
        <w:t xml:space="preserve"> mean all U.S. or other laws and regulations relating to the export or re-</w:t>
      </w:r>
      <w:r w:rsidRPr="009870CD">
        <w:rPr>
          <w:rFonts w:eastAsia="Calibri"/>
          <w:sz w:val="22"/>
          <w:szCs w:val="22"/>
          <w:lang w:bidi="en-US"/>
        </w:rPr>
        <w:lastRenderedPageBreak/>
        <w:t xml:space="preserve">export of commodities, technologies, or services, including, but not limited to, the Export Administration Act of 1979, 24 U.S.C. §§ 2401-2420, the International Emergency Economic Powers Act, 50 U.S.C. §§ 1701-1706, the Trading with the Enemy Act, 50 U.S.C. §§ 1 </w:t>
      </w:r>
      <w:r w:rsidRPr="009870CD">
        <w:rPr>
          <w:rFonts w:eastAsia="Calibri"/>
          <w:i/>
          <w:sz w:val="22"/>
          <w:szCs w:val="22"/>
          <w:lang w:bidi="en-US"/>
        </w:rPr>
        <w:t>et. seq.</w:t>
      </w:r>
      <w:r w:rsidRPr="009870CD">
        <w:rPr>
          <w:rFonts w:eastAsia="Calibri"/>
          <w:sz w:val="22"/>
          <w:szCs w:val="22"/>
          <w:lang w:bidi="en-US"/>
        </w:rPr>
        <w:t xml:space="preserve">; the Arms Export Control Act, 22 U.S.C. §§ 2778, 2779; the International Traffic in Arms Regulations (ITAR), 22 C.F.R. 120 </w:t>
      </w:r>
      <w:r w:rsidRPr="009870CD">
        <w:rPr>
          <w:rFonts w:eastAsia="Calibri"/>
          <w:i/>
          <w:sz w:val="22"/>
          <w:szCs w:val="22"/>
          <w:lang w:bidi="en-US"/>
        </w:rPr>
        <w:t>et. seq.</w:t>
      </w:r>
      <w:r w:rsidRPr="009870CD">
        <w:rPr>
          <w:rFonts w:eastAsia="Calibri"/>
          <w:sz w:val="22"/>
          <w:szCs w:val="22"/>
          <w:lang w:bidi="en-US"/>
        </w:rPr>
        <w:t>; and the International Boycott Provisions of Section 999 of the U.S. Internal Revenue Code of 1986.</w:t>
      </w:r>
    </w:p>
    <w:p w14:paraId="03805D36" w14:textId="77777777" w:rsidR="00CF1EDE" w:rsidRPr="009870CD" w:rsidRDefault="00CF1EDE" w:rsidP="00CF1EDE">
      <w:pPr>
        <w:spacing w:after="200" w:line="276" w:lineRule="auto"/>
        <w:ind w:left="1440"/>
        <w:contextualSpacing/>
        <w:jc w:val="both"/>
        <w:rPr>
          <w:rFonts w:eastAsia="Calibri"/>
          <w:sz w:val="22"/>
          <w:szCs w:val="22"/>
          <w:lang w:bidi="en-US"/>
        </w:rPr>
      </w:pPr>
    </w:p>
    <w:p w14:paraId="6E8493F1" w14:textId="77777777" w:rsidR="00CF1EDE" w:rsidRPr="009870CD" w:rsidRDefault="00CF1EDE" w:rsidP="00CF1EDE">
      <w:pPr>
        <w:numPr>
          <w:ilvl w:val="0"/>
          <w:numId w:val="26"/>
        </w:numPr>
        <w:spacing w:after="200" w:line="276" w:lineRule="auto"/>
        <w:contextualSpacing/>
        <w:jc w:val="both"/>
        <w:rPr>
          <w:rFonts w:eastAsia="Calibri"/>
          <w:sz w:val="22"/>
          <w:szCs w:val="22"/>
          <w:lang w:bidi="en-US"/>
        </w:rPr>
      </w:pPr>
      <w:r w:rsidRPr="009870CD">
        <w:rPr>
          <w:rFonts w:eastAsia="Calibri"/>
          <w:sz w:val="22"/>
          <w:szCs w:val="22"/>
          <w:lang w:bidi="en-US"/>
        </w:rPr>
        <w:t>If Contractor has information or believes that there may be a violation of any Anti-Corruption Law or Export Control Law in connection with the performance of this Agreement or the work performed for Biogen, Contractor shall immediately notify Biogen in writing of such knowledge or suspicion.</w:t>
      </w:r>
    </w:p>
    <w:p w14:paraId="6F2C6EA6" w14:textId="77777777" w:rsidR="00CF1EDE" w:rsidRPr="009870CD" w:rsidRDefault="00CF1EDE" w:rsidP="00CF1EDE">
      <w:pPr>
        <w:numPr>
          <w:ilvl w:val="0"/>
          <w:numId w:val="26"/>
        </w:numPr>
        <w:spacing w:after="200" w:line="276" w:lineRule="auto"/>
        <w:contextualSpacing/>
        <w:jc w:val="both"/>
        <w:rPr>
          <w:rFonts w:eastAsia="Calibri"/>
          <w:sz w:val="22"/>
          <w:szCs w:val="22"/>
          <w:lang w:bidi="en-US"/>
        </w:rPr>
      </w:pPr>
      <w:r w:rsidRPr="009870CD">
        <w:rPr>
          <w:rFonts w:eastAsia="Calibri"/>
          <w:sz w:val="22"/>
          <w:szCs w:val="22"/>
          <w:lang w:bidi="en-US"/>
        </w:rPr>
        <w:t xml:space="preserve">Contractor shall fully cooperate in any Company investigation regarding Anti-Corruption Laws or Export Controls Laws.  This includes, but is not limited to answering in reasonable detail any questionnaire or other written or oral communications from Biogen or its outside auditors or legal counsel, that pertains to compliance with the representations and warranties in this Section and providing to Company and/or its representatives and advisors all supporting documents requested by Company pertaining to any expenses incurred, products provided, and/or services performed by Contractor and its agents pursuant to the Agreement.   </w:t>
      </w:r>
      <w:r w:rsidRPr="009870CD">
        <w:rPr>
          <w:rFonts w:eastAsia="Calibri"/>
          <w:spacing w:val="-3"/>
          <w:sz w:val="22"/>
          <w:szCs w:val="22"/>
          <w:lang w:bidi="en-US"/>
        </w:rPr>
        <w:t>Contractor’s cooperation under this section shall continue after the expiration or termination of this Agreement to the extent permissible under applicable law.</w:t>
      </w:r>
    </w:p>
    <w:p w14:paraId="169DB7F0" w14:textId="77777777" w:rsidR="00CF1EDE" w:rsidRPr="009870CD" w:rsidRDefault="00CF1EDE" w:rsidP="00CF1EDE">
      <w:pPr>
        <w:numPr>
          <w:ilvl w:val="0"/>
          <w:numId w:val="26"/>
        </w:numPr>
        <w:spacing w:after="200" w:line="276" w:lineRule="auto"/>
        <w:contextualSpacing/>
        <w:jc w:val="both"/>
        <w:rPr>
          <w:rFonts w:eastAsia="Calibri"/>
          <w:sz w:val="22"/>
          <w:szCs w:val="22"/>
          <w:lang w:bidi="en-US"/>
        </w:rPr>
      </w:pPr>
      <w:r w:rsidRPr="009870CD">
        <w:rPr>
          <w:rFonts w:eastAsia="Calibri"/>
          <w:sz w:val="22"/>
          <w:szCs w:val="22"/>
          <w:lang w:bidi="en-US"/>
        </w:rPr>
        <w:t>Contractor consents to the written disclosure by Biogen of the contents of this Agreement, including those provisions setting forth Contractor’s compensation, to any governmental entity or person.</w:t>
      </w:r>
    </w:p>
    <w:p w14:paraId="3BA63FBD" w14:textId="77777777" w:rsidR="00CF1EDE" w:rsidRPr="009870CD" w:rsidRDefault="00CF1EDE" w:rsidP="00CF1EDE">
      <w:pPr>
        <w:numPr>
          <w:ilvl w:val="0"/>
          <w:numId w:val="26"/>
        </w:numPr>
        <w:spacing w:after="200" w:line="276" w:lineRule="auto"/>
        <w:contextualSpacing/>
        <w:jc w:val="both"/>
        <w:rPr>
          <w:rFonts w:eastAsia="Calibri"/>
          <w:sz w:val="22"/>
          <w:szCs w:val="22"/>
          <w:lang w:bidi="en-US"/>
        </w:rPr>
      </w:pPr>
      <w:r w:rsidRPr="009870CD">
        <w:rPr>
          <w:rFonts w:eastAsia="Calibri"/>
          <w:sz w:val="22"/>
          <w:szCs w:val="22"/>
          <w:lang w:bidi="en-US"/>
        </w:rPr>
        <w:t>If Biogen approves the employment or utilization of any Subcontractor in connection with Contractor’s performance of services under this Agreement, Contractor shall incorporate the obligations of this Agreement with respect to Anti-Corruption Laws and Export Control Laws, including, but not limited to, the foregoing representations and warranties, into its respective subcontracts, agreements and purchase orders with such Subcontractor (the “</w:t>
      </w:r>
      <w:r w:rsidRPr="009870CD">
        <w:rPr>
          <w:rFonts w:eastAsia="Calibri"/>
          <w:b/>
          <w:sz w:val="22"/>
          <w:szCs w:val="22"/>
          <w:lang w:bidi="en-US"/>
        </w:rPr>
        <w:t>Sub-Contract</w:t>
      </w:r>
      <w:r w:rsidRPr="009870CD">
        <w:rPr>
          <w:rFonts w:eastAsia="Calibri"/>
          <w:sz w:val="22"/>
          <w:szCs w:val="22"/>
          <w:lang w:bidi="en-US"/>
        </w:rPr>
        <w:t>”) (a copy of which is to be submitted to Biogen upon request).</w:t>
      </w:r>
    </w:p>
    <w:p w14:paraId="73E80F6C" w14:textId="77777777" w:rsidR="00CF1EDE" w:rsidRPr="000C3B21" w:rsidRDefault="00CF1EDE" w:rsidP="00CF1EDE">
      <w:pPr>
        <w:numPr>
          <w:ilvl w:val="0"/>
          <w:numId w:val="26"/>
        </w:numPr>
        <w:spacing w:after="200" w:line="276" w:lineRule="auto"/>
        <w:contextualSpacing/>
        <w:jc w:val="both"/>
        <w:rPr>
          <w:b/>
          <w:bCs/>
          <w:caps/>
        </w:rPr>
      </w:pPr>
      <w:r w:rsidRPr="009870CD">
        <w:rPr>
          <w:rFonts w:eastAsia="Calibri"/>
          <w:sz w:val="22"/>
          <w:szCs w:val="22"/>
          <w:lang w:bidi="en-US"/>
        </w:rPr>
        <w:t xml:space="preserve">Notwithstanding any other provision of this Agreement, to the extent permitted by applicable law, this Agreement, and any purchase order entered into by the Parties pursuant to this Agreement, shall terminate immediately and without notice and shall become null and void without effect, or further liability or obligation on the part of Biogen if Contractor or any of its Subcontractors violates any representation, warranty or covenant in this Agreement or in a Sub-Contract relating to compliance with Anti-Corruption Laws or Export Control Laws or if Biogen has a reasonable belief that such a violation has occurred; and in either case all payments, if any, made by Biogen to Contractor shall be immediately refunded and no further amounts shall be due to Contractor.  </w:t>
      </w:r>
    </w:p>
    <w:p w14:paraId="3B9E4C4D" w14:textId="77777777" w:rsidR="00D06E6D" w:rsidRPr="001018B2" w:rsidRDefault="00D06E6D" w:rsidP="001018B2">
      <w:pPr>
        <w:rPr>
          <w:szCs w:val="24"/>
        </w:rPr>
      </w:pPr>
    </w:p>
    <w:sectPr w:rsidR="00D06E6D" w:rsidRPr="001018B2" w:rsidSect="008E4C4E">
      <w:footerReference w:type="default" r:id="rId23"/>
      <w:pgSz w:w="12240" w:h="15840" w:code="1"/>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APSL Legal" w:date="2022-05-16T10:29:00Z" w:initials="GG">
    <w:p w14:paraId="7227DE92" w14:textId="40AD6352" w:rsidR="003547A9" w:rsidRDefault="003547A9">
      <w:pPr>
        <w:pStyle w:val="CommentText"/>
      </w:pPr>
      <w:r>
        <w:rPr>
          <w:rStyle w:val="CommentReference"/>
        </w:rPr>
        <w:annotationRef/>
      </w:r>
      <w:r>
        <w:t xml:space="preserve">The nature of our services typically do not require us to access, store or process any such information. </w:t>
      </w:r>
    </w:p>
  </w:comment>
  <w:comment w:id="39" w:author="APSL Legal" w:date="2022-05-16T10:45:00Z" w:initials="GG">
    <w:p w14:paraId="143C1F43" w14:textId="6079A492" w:rsidR="00717E6D" w:rsidRDefault="00717E6D">
      <w:pPr>
        <w:pStyle w:val="CommentText"/>
      </w:pPr>
      <w:r>
        <w:rPr>
          <w:rStyle w:val="CommentReference"/>
        </w:rPr>
        <w:annotationRef/>
      </w:r>
      <w:r>
        <w:t>Not applicable to the nature of services we provide.</w:t>
      </w:r>
    </w:p>
  </w:comment>
  <w:comment w:id="42" w:author="APSL Legal" w:date="2022-05-16T11:03:00Z" w:initials="GG">
    <w:p w14:paraId="7FB619AC" w14:textId="6CCDC7E8" w:rsidR="008C1585" w:rsidRDefault="008C1585">
      <w:pPr>
        <w:pStyle w:val="CommentText"/>
      </w:pPr>
      <w:r>
        <w:rPr>
          <w:rStyle w:val="CommentReference"/>
        </w:rPr>
        <w:annotationRef/>
      </w:r>
      <w:r>
        <w:t xml:space="preserve">As mentioned earlier, it is highly unlikely that our services will require us to store, access or process any such data. We are okay with associated language being in the contract </w:t>
      </w:r>
      <w:r w:rsidR="00D856C2">
        <w:t>to further the transaction but cannot agree to specific language that pre-determine liability, given that these are not going to be applicable to us in all probability.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27DE92" w15:done="0"/>
  <w15:commentEx w15:paraId="143C1F43" w15:done="0"/>
  <w15:commentEx w15:paraId="7FB619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2CA620" w16cex:dateUtc="2022-05-16T04:59:00Z"/>
  <w16cex:commentExtensible w16cex:durableId="262CA9BA" w16cex:dateUtc="2022-05-16T05:15:00Z"/>
  <w16cex:commentExtensible w16cex:durableId="262CADE9" w16cex:dateUtc="2022-05-16T0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27DE92" w16cid:durableId="262CA620"/>
  <w16cid:commentId w16cid:paraId="143C1F43" w16cid:durableId="262CA9BA"/>
  <w16cid:commentId w16cid:paraId="7FB619AC" w16cid:durableId="262CAD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47A04" w14:textId="77777777" w:rsidR="00076575" w:rsidRDefault="00076575">
      <w:r>
        <w:separator/>
      </w:r>
    </w:p>
  </w:endnote>
  <w:endnote w:type="continuationSeparator" w:id="0">
    <w:p w14:paraId="0AC65958" w14:textId="77777777" w:rsidR="00076575" w:rsidRDefault="00076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F058B" w14:textId="77777777" w:rsidR="00D06E6D" w:rsidRDefault="00D06E6D" w:rsidP="001D18F0">
    <w:pPr>
      <w:pStyle w:val="zDocID"/>
      <w:framePr w:wrap="around"/>
      <w:rPr>
        <w:rStyle w:val="PageNumber"/>
      </w:rPr>
    </w:pPr>
    <w:r w:rsidRPr="001D18F0">
      <w:rPr>
        <w:rStyle w:val="zcDocID"/>
      </w:rPr>
      <w:t>139495v4</w:t>
    </w:r>
  </w:p>
  <w:p w14:paraId="46D4A03B" w14:textId="77777777" w:rsidR="00D06E6D" w:rsidRDefault="00D06E6D" w:rsidP="00DE064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13BF23" w14:textId="77777777" w:rsidR="00D06E6D" w:rsidRDefault="00D06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D30E5" w14:textId="77777777" w:rsidR="00D06E6D" w:rsidRPr="008E4C4E" w:rsidRDefault="00D06E6D" w:rsidP="00DE064C">
    <w:pPr>
      <w:pStyle w:val="Footer"/>
      <w:framePr w:wrap="around" w:vAnchor="text" w:hAnchor="margin" w:xAlign="center" w:y="1"/>
      <w:rPr>
        <w:rStyle w:val="PageNumber"/>
        <w:sz w:val="22"/>
        <w:szCs w:val="22"/>
      </w:rPr>
    </w:pPr>
    <w:r w:rsidRPr="008E4C4E">
      <w:rPr>
        <w:rStyle w:val="PageNumber"/>
        <w:sz w:val="22"/>
        <w:szCs w:val="22"/>
      </w:rPr>
      <w:fldChar w:fldCharType="begin"/>
    </w:r>
    <w:r w:rsidRPr="008E4C4E">
      <w:rPr>
        <w:rStyle w:val="PageNumber"/>
        <w:sz w:val="22"/>
        <w:szCs w:val="22"/>
      </w:rPr>
      <w:instrText xml:space="preserve">PAGE  </w:instrText>
    </w:r>
    <w:r w:rsidRPr="008E4C4E">
      <w:rPr>
        <w:rStyle w:val="PageNumber"/>
        <w:sz w:val="22"/>
        <w:szCs w:val="22"/>
      </w:rPr>
      <w:fldChar w:fldCharType="separate"/>
    </w:r>
    <w:r>
      <w:rPr>
        <w:rStyle w:val="PageNumber"/>
        <w:noProof/>
        <w:sz w:val="22"/>
        <w:szCs w:val="22"/>
      </w:rPr>
      <w:t>15</w:t>
    </w:r>
    <w:r w:rsidRPr="008E4C4E">
      <w:rPr>
        <w:rStyle w:val="PageNumber"/>
        <w:sz w:val="22"/>
        <w:szCs w:val="22"/>
      </w:rPr>
      <w:fldChar w:fldCharType="end"/>
    </w:r>
  </w:p>
  <w:p w14:paraId="0769BB8E" w14:textId="77777777" w:rsidR="00D06E6D" w:rsidRDefault="00D06E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8A02C" w14:textId="77777777" w:rsidR="00D06E6D" w:rsidRDefault="00D06E6D" w:rsidP="001D18F0">
    <w:pPr>
      <w:pStyle w:val="zDocID"/>
      <w:framePr w:wrap="around"/>
      <w:rPr>
        <w:rStyle w:val="PageNumber"/>
        <w:sz w:val="22"/>
      </w:rPr>
    </w:pPr>
    <w:r w:rsidRPr="001D18F0">
      <w:rPr>
        <w:rStyle w:val="zcDocID"/>
      </w:rPr>
      <w:t>139495v4</w:t>
    </w:r>
  </w:p>
  <w:p w14:paraId="0FD5B1F9" w14:textId="77777777" w:rsidR="00D06E6D" w:rsidRPr="008E4C4E" w:rsidRDefault="00D06E6D" w:rsidP="00DE064C">
    <w:pPr>
      <w:pStyle w:val="Footer"/>
      <w:framePr w:wrap="around" w:vAnchor="text" w:hAnchor="margin" w:xAlign="center" w:y="1"/>
      <w:rPr>
        <w:rStyle w:val="PageNumber"/>
        <w:sz w:val="22"/>
        <w:szCs w:val="22"/>
      </w:rPr>
    </w:pPr>
    <w:r w:rsidRPr="008E4C4E">
      <w:rPr>
        <w:rStyle w:val="PageNumber"/>
        <w:sz w:val="22"/>
        <w:szCs w:val="22"/>
      </w:rPr>
      <w:fldChar w:fldCharType="begin"/>
    </w:r>
    <w:r w:rsidRPr="008E4C4E">
      <w:rPr>
        <w:rStyle w:val="PageNumber"/>
        <w:sz w:val="22"/>
        <w:szCs w:val="22"/>
      </w:rPr>
      <w:instrText xml:space="preserve">PAGE  </w:instrText>
    </w:r>
    <w:r w:rsidRPr="008E4C4E">
      <w:rPr>
        <w:rStyle w:val="PageNumber"/>
        <w:sz w:val="22"/>
        <w:szCs w:val="22"/>
      </w:rPr>
      <w:fldChar w:fldCharType="separate"/>
    </w:r>
    <w:r>
      <w:rPr>
        <w:rStyle w:val="PageNumber"/>
        <w:noProof/>
        <w:sz w:val="22"/>
        <w:szCs w:val="22"/>
      </w:rPr>
      <w:t>1</w:t>
    </w:r>
    <w:r w:rsidRPr="008E4C4E">
      <w:rPr>
        <w:rStyle w:val="PageNumber"/>
        <w:sz w:val="22"/>
        <w:szCs w:val="22"/>
      </w:rPr>
      <w:fldChar w:fldCharType="end"/>
    </w:r>
  </w:p>
  <w:p w14:paraId="141945D9" w14:textId="77777777" w:rsidR="00D06E6D" w:rsidRPr="008E4C4E" w:rsidRDefault="00D06E6D" w:rsidP="008E4C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153B6" w14:textId="77777777" w:rsidR="00D06E6D" w:rsidRDefault="00D06E6D" w:rsidP="001D18F0">
    <w:pPr>
      <w:pStyle w:val="zDocID"/>
      <w:framePr w:wrap="around"/>
    </w:pPr>
    <w:r w:rsidRPr="001D18F0">
      <w:rPr>
        <w:rStyle w:val="zcDocID"/>
      </w:rPr>
      <w:t>139495v4</w:t>
    </w:r>
  </w:p>
  <w:p w14:paraId="02C52A43" w14:textId="77777777" w:rsidR="00D06E6D" w:rsidRPr="00DE064C" w:rsidRDefault="00D06E6D" w:rsidP="008E4C4E">
    <w:pPr>
      <w:pStyle w:val="Footer"/>
      <w:tabs>
        <w:tab w:val="clear" w:pos="8640"/>
      </w:tabs>
      <w:jc w:val="center"/>
      <w:rPr>
        <w:i/>
        <w:sz w:val="22"/>
        <w:szCs w:val="22"/>
      </w:rPr>
    </w:pPr>
    <w:r w:rsidRPr="00DE064C">
      <w:rPr>
        <w:i/>
        <w:sz w:val="22"/>
        <w:szCs w:val="22"/>
      </w:rPr>
      <w:t>Signature Page To Maste</w:t>
    </w:r>
    <w:r>
      <w:rPr>
        <w:i/>
        <w:sz w:val="22"/>
        <w:szCs w:val="22"/>
      </w:rPr>
      <w:t>r Laboratory</w:t>
    </w:r>
    <w:r w:rsidRPr="00DE064C">
      <w:rPr>
        <w:i/>
        <w:sz w:val="22"/>
        <w:szCs w:val="22"/>
      </w:rPr>
      <w:t xml:space="preserve"> Services Agreement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EB81D" w14:textId="77777777" w:rsidR="00D06E6D" w:rsidRDefault="00D06E6D" w:rsidP="001D18F0">
    <w:pPr>
      <w:pStyle w:val="zDocID"/>
      <w:framePr w:wrap="around"/>
    </w:pPr>
    <w:r w:rsidRPr="001D18F0">
      <w:rPr>
        <w:rStyle w:val="zcDocID"/>
      </w:rPr>
      <w:t>139495v4</w:t>
    </w:r>
  </w:p>
  <w:p w14:paraId="0C3A1FBB" w14:textId="77777777" w:rsidR="00D06E6D" w:rsidRDefault="00D06E6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37517" w14:textId="77777777" w:rsidR="00D06E6D" w:rsidRDefault="00D06E6D" w:rsidP="001D18F0">
    <w:pPr>
      <w:pStyle w:val="zDocID"/>
      <w:framePr w:wrap="around"/>
    </w:pPr>
    <w:r w:rsidRPr="001D18F0">
      <w:rPr>
        <w:rStyle w:val="zcDocID"/>
      </w:rPr>
      <w:t>139495v4</w:t>
    </w:r>
  </w:p>
  <w:p w14:paraId="247FB944" w14:textId="77777777" w:rsidR="00D06E6D" w:rsidRDefault="00D06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C3C47" w14:textId="77777777" w:rsidR="00076575" w:rsidRDefault="00076575">
      <w:r>
        <w:separator/>
      </w:r>
    </w:p>
  </w:footnote>
  <w:footnote w:type="continuationSeparator" w:id="0">
    <w:p w14:paraId="60460613" w14:textId="77777777" w:rsidR="00076575" w:rsidRDefault="00076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E9292" w14:textId="77777777" w:rsidR="00D06E6D" w:rsidRPr="0038728A" w:rsidRDefault="00D06E6D" w:rsidP="00EF0508">
    <w:pPr>
      <w:autoSpaceDE w:val="0"/>
      <w:autoSpaceDN w:val="0"/>
    </w:pPr>
    <w:r>
      <w:rPr>
        <w:rFonts w:ascii="Segoe UI" w:hAnsi="Segoe UI" w:cs="Segoe UI"/>
        <w:color w:val="000000"/>
      </w:rPr>
      <w:t xml:space="preserve">Contract ID </w:t>
    </w:r>
    <w:r>
      <w:rPr>
        <w:rFonts w:ascii="Calibri" w:hAnsi="Calibri"/>
        <w:color w:val="000000"/>
        <w:sz w:val="22"/>
        <w:szCs w:val="22"/>
      </w:rPr>
      <w:t>#DOCNUM#</w:t>
    </w:r>
  </w:p>
  <w:p w14:paraId="2999E4A6" w14:textId="77777777" w:rsidR="00D06E6D" w:rsidRDefault="00D06E6D" w:rsidP="00EF05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23AC9"/>
    <w:multiLevelType w:val="hybridMultilevel"/>
    <w:tmpl w:val="DB2477E0"/>
    <w:lvl w:ilvl="0" w:tplc="BF28EF60">
      <w:start w:val="1"/>
      <w:numFmt w:val="bullet"/>
      <w:lvlText w:val=""/>
      <w:lvlJc w:val="left"/>
      <w:pPr>
        <w:tabs>
          <w:tab w:val="num" w:pos="720"/>
        </w:tabs>
        <w:ind w:left="720" w:hanging="360"/>
      </w:pPr>
      <w:rPr>
        <w:rFonts w:ascii="Symbol" w:hAnsi="Symbol" w:cs="Symbol" w:hint="default"/>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7C71EE5"/>
    <w:multiLevelType w:val="hybridMultilevel"/>
    <w:tmpl w:val="FD6CB8EA"/>
    <w:lvl w:ilvl="0" w:tplc="45C29D10">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145282"/>
    <w:multiLevelType w:val="hybridMultilevel"/>
    <w:tmpl w:val="2E501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77317C"/>
    <w:multiLevelType w:val="hybridMultilevel"/>
    <w:tmpl w:val="5E3474E2"/>
    <w:lvl w:ilvl="0" w:tplc="9E48DC6C">
      <w:start w:val="1"/>
      <w:numFmt w:val="bullet"/>
      <w:lvlText w:val=""/>
      <w:lvlJc w:val="left"/>
      <w:pPr>
        <w:tabs>
          <w:tab w:val="num" w:pos="720"/>
        </w:tabs>
        <w:ind w:left="720" w:hanging="360"/>
      </w:pPr>
      <w:rPr>
        <w:rFonts w:ascii="Wingdings" w:hAnsi="Wingdings" w:hint="default"/>
        <w:sz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9E3DEF"/>
    <w:multiLevelType w:val="hybridMultilevel"/>
    <w:tmpl w:val="5B52BF60"/>
    <w:lvl w:ilvl="0" w:tplc="9DA2006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97E2535"/>
    <w:multiLevelType w:val="hybridMultilevel"/>
    <w:tmpl w:val="069CD634"/>
    <w:lvl w:ilvl="0" w:tplc="0A0CA902">
      <w:start w:val="1"/>
      <w:numFmt w:val="bullet"/>
      <w:lvlText w:val=""/>
      <w:lvlJc w:val="left"/>
      <w:pPr>
        <w:tabs>
          <w:tab w:val="num" w:pos="720"/>
        </w:tabs>
        <w:ind w:left="720" w:hanging="360"/>
      </w:pPr>
      <w:rPr>
        <w:rFonts w:ascii="Wingdings" w:eastAsia="Times New Roman" w:hAnsi="Wingdings"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226A71"/>
    <w:multiLevelType w:val="multilevel"/>
    <w:tmpl w:val="65BC65B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2B407139"/>
    <w:multiLevelType w:val="hybridMultilevel"/>
    <w:tmpl w:val="DB9234A0"/>
    <w:lvl w:ilvl="0" w:tplc="825EDA3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BF930A5"/>
    <w:multiLevelType w:val="hybridMultilevel"/>
    <w:tmpl w:val="CC14924A"/>
    <w:lvl w:ilvl="0" w:tplc="01FED9FC">
      <w:start w:val="3"/>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A01C00DA">
      <w:start w:val="1"/>
      <w:numFmt w:val="lowerLetter"/>
      <w:lvlText w:val="(%3)"/>
      <w:lvlJc w:val="left"/>
      <w:pPr>
        <w:tabs>
          <w:tab w:val="num" w:pos="3420"/>
        </w:tabs>
        <w:ind w:left="3420" w:hanging="144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E266D89"/>
    <w:multiLevelType w:val="multilevel"/>
    <w:tmpl w:val="B2641608"/>
    <w:lvl w:ilvl="0">
      <w:start w:val="3"/>
      <w:numFmt w:val="decimal"/>
      <w:lvlText w:val="%1"/>
      <w:lvlJc w:val="left"/>
      <w:pPr>
        <w:tabs>
          <w:tab w:val="num" w:pos="360"/>
        </w:tabs>
        <w:ind w:left="360" w:hanging="360"/>
      </w:pPr>
      <w:rPr>
        <w:rFonts w:hint="default"/>
      </w:rPr>
    </w:lvl>
    <w:lvl w:ilvl="1">
      <w:start w:val="1"/>
      <w:numFmt w:val="decimal"/>
      <w:lvlText w:val="4.%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40C74D43"/>
    <w:multiLevelType w:val="multilevel"/>
    <w:tmpl w:val="94B44C26"/>
    <w:lvl w:ilvl="0">
      <w:start w:val="1"/>
      <w:numFmt w:val="none"/>
      <w:suff w:val="nothing"/>
      <w:lvlText w:val="%1"/>
      <w:lvlJc w:val="left"/>
      <w:pPr>
        <w:ind w:left="0" w:firstLine="0"/>
      </w:pPr>
    </w:lvl>
    <w:lvl w:ilvl="1">
      <w:start w:val="1"/>
      <w:numFmt w:val="decimal"/>
      <w:lvlText w:val="%1%2."/>
      <w:lvlJc w:val="left"/>
      <w:pPr>
        <w:tabs>
          <w:tab w:val="num" w:pos="864"/>
        </w:tabs>
        <w:ind w:left="864" w:hanging="864"/>
      </w:pPr>
      <w:rPr>
        <w:b w:val="0"/>
        <w:i w:val="0"/>
      </w:rPr>
    </w:lvl>
    <w:lvl w:ilvl="2">
      <w:start w:val="1"/>
      <w:numFmt w:val="decimal"/>
      <w:lvlText w:val="%1%2.%3"/>
      <w:lvlJc w:val="left"/>
      <w:pPr>
        <w:tabs>
          <w:tab w:val="num" w:pos="864"/>
        </w:tabs>
        <w:ind w:left="864" w:hanging="864"/>
      </w:pPr>
      <w:rPr>
        <w:b w:val="0"/>
        <w:i w:val="0"/>
      </w:rPr>
    </w:lvl>
    <w:lvl w:ilvl="3">
      <w:start w:val="1"/>
      <w:numFmt w:val="decimal"/>
      <w:lvlText w:val="%1%2.%3.%4"/>
      <w:lvlJc w:val="left"/>
      <w:pPr>
        <w:tabs>
          <w:tab w:val="num" w:pos="2160"/>
        </w:tabs>
        <w:ind w:left="2160" w:hanging="1296"/>
      </w:pPr>
      <w:rPr>
        <w:b w:val="0"/>
        <w:i w:val="0"/>
        <w:sz w:val="20"/>
        <w:szCs w:val="20"/>
      </w:rPr>
    </w:lvl>
    <w:lvl w:ilvl="4">
      <w:start w:val="1"/>
      <w:numFmt w:val="decimal"/>
      <w:lvlText w:val="%1%2.%3.%4.%5"/>
      <w:lvlJc w:val="left"/>
      <w:pPr>
        <w:tabs>
          <w:tab w:val="num" w:pos="3240"/>
        </w:tabs>
        <w:ind w:left="2880" w:hanging="720"/>
      </w:pPr>
      <w:rPr>
        <w:b w:val="0"/>
        <w:i w:val="0"/>
      </w:rPr>
    </w:lvl>
    <w:lvl w:ilvl="5">
      <w:start w:val="1"/>
      <w:numFmt w:val="decimal"/>
      <w:lvlText w:val="%2.%3.%4.%5.%6"/>
      <w:lvlJc w:val="left"/>
      <w:pPr>
        <w:tabs>
          <w:tab w:val="num" w:pos="3240"/>
        </w:tabs>
        <w:ind w:left="2880" w:hanging="720"/>
      </w:pPr>
    </w:lvl>
    <w:lvl w:ilvl="6">
      <w:start w:val="1"/>
      <w:numFmt w:val="lowerRoman"/>
      <w:lvlText w:val="(%7)"/>
      <w:lvlJc w:val="left"/>
      <w:pPr>
        <w:tabs>
          <w:tab w:val="num" w:pos="3600"/>
        </w:tabs>
        <w:ind w:left="3312" w:hanging="432"/>
      </w:pPr>
    </w:lvl>
    <w:lvl w:ilvl="7">
      <w:start w:val="1"/>
      <w:numFmt w:val="lowerLetter"/>
      <w:lvlText w:val="(%8)"/>
      <w:lvlJc w:val="left"/>
      <w:pPr>
        <w:tabs>
          <w:tab w:val="num" w:pos="3312"/>
        </w:tabs>
        <w:ind w:left="3312" w:hanging="432"/>
      </w:pPr>
    </w:lvl>
    <w:lvl w:ilvl="8">
      <w:start w:val="1"/>
      <w:numFmt w:val="none"/>
      <w:lvlText w:val="%9"/>
      <w:lvlJc w:val="left"/>
      <w:pPr>
        <w:tabs>
          <w:tab w:val="num" w:pos="3240"/>
        </w:tabs>
        <w:ind w:left="3240" w:hanging="360"/>
      </w:pPr>
    </w:lvl>
  </w:abstractNum>
  <w:abstractNum w:abstractNumId="11" w15:restartNumberingAfterBreak="0">
    <w:nsid w:val="490D39E6"/>
    <w:multiLevelType w:val="hybridMultilevel"/>
    <w:tmpl w:val="EB500F2E"/>
    <w:lvl w:ilvl="0" w:tplc="976C7150">
      <w:start w:val="1"/>
      <w:numFmt w:val="bullet"/>
      <w:lvlText w:val=""/>
      <w:lvlJc w:val="left"/>
      <w:pPr>
        <w:tabs>
          <w:tab w:val="num" w:pos="720"/>
        </w:tabs>
        <w:ind w:left="720" w:hanging="360"/>
      </w:pPr>
      <w:rPr>
        <w:rFonts w:ascii="Wingdings" w:hAnsi="Wingdings" w:hint="default"/>
        <w:sz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0730F13"/>
    <w:multiLevelType w:val="hybridMultilevel"/>
    <w:tmpl w:val="F7A6440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52C516F4"/>
    <w:multiLevelType w:val="hybridMultilevel"/>
    <w:tmpl w:val="4C48B518"/>
    <w:lvl w:ilvl="0" w:tplc="0A0CA902">
      <w:start w:val="1"/>
      <w:numFmt w:val="bullet"/>
      <w:lvlText w:val=""/>
      <w:lvlJc w:val="left"/>
      <w:pPr>
        <w:tabs>
          <w:tab w:val="num" w:pos="720"/>
        </w:tabs>
        <w:ind w:left="720" w:hanging="360"/>
      </w:pPr>
      <w:rPr>
        <w:rFonts w:ascii="Wingdings" w:eastAsia="Times New Roman" w:hAnsi="Wingdings"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B6470E"/>
    <w:multiLevelType w:val="hybridMultilevel"/>
    <w:tmpl w:val="C83414AC"/>
    <w:lvl w:ilvl="0" w:tplc="01FED9FC">
      <w:start w:val="3"/>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40225C5"/>
    <w:multiLevelType w:val="multilevel"/>
    <w:tmpl w:val="E646C6C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5A20383F"/>
    <w:multiLevelType w:val="multilevel"/>
    <w:tmpl w:val="CE8EB874"/>
    <w:lvl w:ilvl="0">
      <w:start w:val="5"/>
      <w:numFmt w:val="decimal"/>
      <w:lvlText w:val="%1"/>
      <w:lvlJc w:val="left"/>
      <w:pPr>
        <w:tabs>
          <w:tab w:val="num" w:pos="360"/>
        </w:tabs>
        <w:ind w:left="360" w:hanging="360"/>
      </w:pPr>
      <w:rPr>
        <w:rFonts w:cs="Times New Roman" w:hint="default"/>
      </w:rPr>
    </w:lvl>
    <w:lvl w:ilvl="1">
      <w:start w:val="8"/>
      <w:numFmt w:val="decimal"/>
      <w:pStyle w:val="Sections"/>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7" w15:restartNumberingAfterBreak="0">
    <w:nsid w:val="5A845454"/>
    <w:multiLevelType w:val="hybridMultilevel"/>
    <w:tmpl w:val="8DC41B9E"/>
    <w:lvl w:ilvl="0" w:tplc="9DA20066">
      <w:start w:val="1"/>
      <w:numFmt w:val="lowerLetter"/>
      <w:lvlText w:val="%1)"/>
      <w:lvlJc w:val="left"/>
      <w:pPr>
        <w:tabs>
          <w:tab w:val="num" w:pos="1080"/>
        </w:tabs>
        <w:ind w:left="1080" w:hanging="360"/>
      </w:pPr>
      <w:rPr>
        <w:rFonts w:hint="default"/>
      </w:rPr>
    </w:lvl>
    <w:lvl w:ilvl="1" w:tplc="876482E0">
      <w:start w:val="1"/>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60363E43"/>
    <w:multiLevelType w:val="hybridMultilevel"/>
    <w:tmpl w:val="98D0FB10"/>
    <w:lvl w:ilvl="0" w:tplc="45C29D10">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AF80329"/>
    <w:multiLevelType w:val="hybridMultilevel"/>
    <w:tmpl w:val="E6D4FD54"/>
    <w:lvl w:ilvl="0" w:tplc="0A0CA902">
      <w:start w:val="1"/>
      <w:numFmt w:val="bullet"/>
      <w:lvlText w:val=""/>
      <w:lvlJc w:val="left"/>
      <w:pPr>
        <w:tabs>
          <w:tab w:val="num" w:pos="720"/>
        </w:tabs>
        <w:ind w:left="720" w:hanging="360"/>
      </w:pPr>
      <w:rPr>
        <w:rFonts w:ascii="Wingdings" w:eastAsia="Times New Roman" w:hAnsi="Wingdings"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F0A27C0"/>
    <w:multiLevelType w:val="hybridMultilevel"/>
    <w:tmpl w:val="3BE64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DB4553"/>
    <w:multiLevelType w:val="hybridMultilevel"/>
    <w:tmpl w:val="87E00D72"/>
    <w:lvl w:ilvl="0" w:tplc="0A0CA902">
      <w:start w:val="1"/>
      <w:numFmt w:val="bullet"/>
      <w:lvlText w:val=""/>
      <w:lvlJc w:val="left"/>
      <w:pPr>
        <w:tabs>
          <w:tab w:val="num" w:pos="720"/>
        </w:tabs>
        <w:ind w:left="720" w:hanging="360"/>
      </w:pPr>
      <w:rPr>
        <w:rFonts w:ascii="Wingdings" w:eastAsia="Times New Roman" w:hAnsi="Wingdings"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C35537D"/>
    <w:multiLevelType w:val="hybridMultilevel"/>
    <w:tmpl w:val="1B68E64C"/>
    <w:lvl w:ilvl="0" w:tplc="45C29D10">
      <w:start w:val="1"/>
      <w:numFmt w:val="upperRoman"/>
      <w:lvlText w:val="%1."/>
      <w:lvlJc w:val="left"/>
      <w:pPr>
        <w:tabs>
          <w:tab w:val="num" w:pos="1080"/>
        </w:tabs>
        <w:ind w:left="1080" w:hanging="720"/>
      </w:pPr>
      <w:rPr>
        <w:rFonts w:hint="default"/>
      </w:rPr>
    </w:lvl>
    <w:lvl w:ilvl="1" w:tplc="DCD80B0A">
      <w:start w:val="3"/>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8718056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3468296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4799306">
    <w:abstractNumId w:val="9"/>
  </w:num>
  <w:num w:numId="4" w16cid:durableId="493305160">
    <w:abstractNumId w:val="16"/>
  </w:num>
  <w:num w:numId="5" w16cid:durableId="501706455">
    <w:abstractNumId w:val="22"/>
  </w:num>
  <w:num w:numId="6" w16cid:durableId="1306202871">
    <w:abstractNumId w:val="17"/>
  </w:num>
  <w:num w:numId="7" w16cid:durableId="1490752395">
    <w:abstractNumId w:val="18"/>
  </w:num>
  <w:num w:numId="8" w16cid:durableId="1005985230">
    <w:abstractNumId w:val="1"/>
  </w:num>
  <w:num w:numId="9" w16cid:durableId="1922254688">
    <w:abstractNumId w:val="4"/>
  </w:num>
  <w:num w:numId="10" w16cid:durableId="1396775734">
    <w:abstractNumId w:val="14"/>
  </w:num>
  <w:num w:numId="11" w16cid:durableId="280384871">
    <w:abstractNumId w:val="8"/>
  </w:num>
  <w:num w:numId="12" w16cid:durableId="1756241189">
    <w:abstractNumId w:val="6"/>
  </w:num>
  <w:num w:numId="13" w16cid:durableId="1263416129">
    <w:abstractNumId w:val="15"/>
  </w:num>
  <w:num w:numId="14" w16cid:durableId="62676941">
    <w:abstractNumId w:val="12"/>
  </w:num>
  <w:num w:numId="15" w16cid:durableId="1758558385">
    <w:abstractNumId w:val="13"/>
  </w:num>
  <w:num w:numId="16" w16cid:durableId="1443067691">
    <w:abstractNumId w:val="5"/>
  </w:num>
  <w:num w:numId="17" w16cid:durableId="1514806874">
    <w:abstractNumId w:val="19"/>
  </w:num>
  <w:num w:numId="18" w16cid:durableId="33904275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35568534">
    <w:abstractNumId w:val="21"/>
  </w:num>
  <w:num w:numId="20" w16cid:durableId="1910530057">
    <w:abstractNumId w:val="3"/>
  </w:num>
  <w:num w:numId="21" w16cid:durableId="1642927480">
    <w:abstractNumId w:val="11"/>
  </w:num>
  <w:num w:numId="22" w16cid:durableId="1020812815">
    <w:abstractNumId w:val="10"/>
  </w:num>
  <w:num w:numId="23" w16cid:durableId="8293692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648525">
    <w:abstractNumId w:val="20"/>
  </w:num>
  <w:num w:numId="25" w16cid:durableId="1970891474">
    <w:abstractNumId w:val="2"/>
  </w:num>
  <w:num w:numId="26" w16cid:durableId="16694753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PSL Legal">
    <w15:presenceInfo w15:providerId="None" w15:userId="APSL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oDocID" w:val="N"/>
  </w:docVars>
  <w:rsids>
    <w:rsidRoot w:val="009D3D46"/>
    <w:rsid w:val="000024ED"/>
    <w:rsid w:val="0000251F"/>
    <w:rsid w:val="00004F6D"/>
    <w:rsid w:val="00007282"/>
    <w:rsid w:val="00010463"/>
    <w:rsid w:val="0002222A"/>
    <w:rsid w:val="00023F5D"/>
    <w:rsid w:val="000242FD"/>
    <w:rsid w:val="00024DBD"/>
    <w:rsid w:val="00026CE3"/>
    <w:rsid w:val="0002718E"/>
    <w:rsid w:val="0004096D"/>
    <w:rsid w:val="00042B31"/>
    <w:rsid w:val="00043939"/>
    <w:rsid w:val="000451C0"/>
    <w:rsid w:val="00045E8E"/>
    <w:rsid w:val="00050976"/>
    <w:rsid w:val="00051D9E"/>
    <w:rsid w:val="00053B13"/>
    <w:rsid w:val="00062CBB"/>
    <w:rsid w:val="0006342A"/>
    <w:rsid w:val="00064797"/>
    <w:rsid w:val="000677BF"/>
    <w:rsid w:val="00067BE9"/>
    <w:rsid w:val="00072125"/>
    <w:rsid w:val="00076575"/>
    <w:rsid w:val="000765F5"/>
    <w:rsid w:val="00095E5C"/>
    <w:rsid w:val="000A3FED"/>
    <w:rsid w:val="000A58F8"/>
    <w:rsid w:val="000A759F"/>
    <w:rsid w:val="000B641C"/>
    <w:rsid w:val="000B6A88"/>
    <w:rsid w:val="000C3F15"/>
    <w:rsid w:val="000D56FD"/>
    <w:rsid w:val="000D68C4"/>
    <w:rsid w:val="000E1437"/>
    <w:rsid w:val="000E2DAE"/>
    <w:rsid w:val="000E329B"/>
    <w:rsid w:val="000E47E6"/>
    <w:rsid w:val="000E5A36"/>
    <w:rsid w:val="000E7DD2"/>
    <w:rsid w:val="000F2E5D"/>
    <w:rsid w:val="000F6BFD"/>
    <w:rsid w:val="000F78FD"/>
    <w:rsid w:val="001018B2"/>
    <w:rsid w:val="00106787"/>
    <w:rsid w:val="00107A1C"/>
    <w:rsid w:val="00107F98"/>
    <w:rsid w:val="00111BC0"/>
    <w:rsid w:val="00116B1D"/>
    <w:rsid w:val="00126D43"/>
    <w:rsid w:val="00130600"/>
    <w:rsid w:val="00133271"/>
    <w:rsid w:val="00137A45"/>
    <w:rsid w:val="001423E6"/>
    <w:rsid w:val="00146AA3"/>
    <w:rsid w:val="001479A3"/>
    <w:rsid w:val="001536D7"/>
    <w:rsid w:val="001614E8"/>
    <w:rsid w:val="00170E09"/>
    <w:rsid w:val="00170E24"/>
    <w:rsid w:val="00171F8A"/>
    <w:rsid w:val="00172B24"/>
    <w:rsid w:val="001747BC"/>
    <w:rsid w:val="00176256"/>
    <w:rsid w:val="00176357"/>
    <w:rsid w:val="0018068D"/>
    <w:rsid w:val="0018518D"/>
    <w:rsid w:val="00185A66"/>
    <w:rsid w:val="00197C80"/>
    <w:rsid w:val="001A00B7"/>
    <w:rsid w:val="001B04B7"/>
    <w:rsid w:val="001B37A0"/>
    <w:rsid w:val="001B42A3"/>
    <w:rsid w:val="001B65EE"/>
    <w:rsid w:val="001B694C"/>
    <w:rsid w:val="001C0722"/>
    <w:rsid w:val="001C5364"/>
    <w:rsid w:val="001C7E54"/>
    <w:rsid w:val="001D15DC"/>
    <w:rsid w:val="001D18F0"/>
    <w:rsid w:val="001D5A42"/>
    <w:rsid w:val="001E2BCC"/>
    <w:rsid w:val="001E32B2"/>
    <w:rsid w:val="001F3B30"/>
    <w:rsid w:val="002006EE"/>
    <w:rsid w:val="002058B9"/>
    <w:rsid w:val="0020742A"/>
    <w:rsid w:val="002132B7"/>
    <w:rsid w:val="0021603C"/>
    <w:rsid w:val="002212C8"/>
    <w:rsid w:val="00222EA3"/>
    <w:rsid w:val="002236AD"/>
    <w:rsid w:val="00224569"/>
    <w:rsid w:val="00225802"/>
    <w:rsid w:val="00227C9B"/>
    <w:rsid w:val="00230560"/>
    <w:rsid w:val="00233667"/>
    <w:rsid w:val="00261036"/>
    <w:rsid w:val="0026374C"/>
    <w:rsid w:val="00264531"/>
    <w:rsid w:val="0027002A"/>
    <w:rsid w:val="00270FF0"/>
    <w:rsid w:val="0027497A"/>
    <w:rsid w:val="00275A77"/>
    <w:rsid w:val="0029190A"/>
    <w:rsid w:val="002B4E34"/>
    <w:rsid w:val="002C4F55"/>
    <w:rsid w:val="002D33BC"/>
    <w:rsid w:val="002D5879"/>
    <w:rsid w:val="002D73A5"/>
    <w:rsid w:val="002E04D0"/>
    <w:rsid w:val="002E2A17"/>
    <w:rsid w:val="002E362E"/>
    <w:rsid w:val="002F2642"/>
    <w:rsid w:val="003074DC"/>
    <w:rsid w:val="003200AF"/>
    <w:rsid w:val="00321D87"/>
    <w:rsid w:val="00326A99"/>
    <w:rsid w:val="00334DA6"/>
    <w:rsid w:val="003433D7"/>
    <w:rsid w:val="00343FC7"/>
    <w:rsid w:val="0035019B"/>
    <w:rsid w:val="003513BB"/>
    <w:rsid w:val="003523F0"/>
    <w:rsid w:val="00352D9A"/>
    <w:rsid w:val="003547A9"/>
    <w:rsid w:val="003559AC"/>
    <w:rsid w:val="003578E8"/>
    <w:rsid w:val="00363E9A"/>
    <w:rsid w:val="00371BA5"/>
    <w:rsid w:val="003816DF"/>
    <w:rsid w:val="00386ABC"/>
    <w:rsid w:val="00387694"/>
    <w:rsid w:val="00397657"/>
    <w:rsid w:val="003A14AB"/>
    <w:rsid w:val="003B53EE"/>
    <w:rsid w:val="003C2FA0"/>
    <w:rsid w:val="003C7590"/>
    <w:rsid w:val="003D72AD"/>
    <w:rsid w:val="003F4B32"/>
    <w:rsid w:val="003F7E34"/>
    <w:rsid w:val="00404142"/>
    <w:rsid w:val="00407B56"/>
    <w:rsid w:val="004126C9"/>
    <w:rsid w:val="0041547B"/>
    <w:rsid w:val="00421D0F"/>
    <w:rsid w:val="0042500D"/>
    <w:rsid w:val="00427555"/>
    <w:rsid w:val="00432DF7"/>
    <w:rsid w:val="00445A39"/>
    <w:rsid w:val="004478B4"/>
    <w:rsid w:val="004520D1"/>
    <w:rsid w:val="0045571F"/>
    <w:rsid w:val="0045578A"/>
    <w:rsid w:val="00467686"/>
    <w:rsid w:val="00467727"/>
    <w:rsid w:val="00473D39"/>
    <w:rsid w:val="00473E0D"/>
    <w:rsid w:val="00483868"/>
    <w:rsid w:val="00491F18"/>
    <w:rsid w:val="004958EA"/>
    <w:rsid w:val="004C357C"/>
    <w:rsid w:val="004C47E0"/>
    <w:rsid w:val="004D365F"/>
    <w:rsid w:val="004D4586"/>
    <w:rsid w:val="004D4683"/>
    <w:rsid w:val="004D74DA"/>
    <w:rsid w:val="004F5A76"/>
    <w:rsid w:val="0050256F"/>
    <w:rsid w:val="00505584"/>
    <w:rsid w:val="00505898"/>
    <w:rsid w:val="00505B05"/>
    <w:rsid w:val="0051307B"/>
    <w:rsid w:val="00520A99"/>
    <w:rsid w:val="00523DB1"/>
    <w:rsid w:val="00525A99"/>
    <w:rsid w:val="00530E60"/>
    <w:rsid w:val="00533E39"/>
    <w:rsid w:val="0053560B"/>
    <w:rsid w:val="0054730D"/>
    <w:rsid w:val="0055656D"/>
    <w:rsid w:val="00560F14"/>
    <w:rsid w:val="00562F5A"/>
    <w:rsid w:val="00571911"/>
    <w:rsid w:val="0057326B"/>
    <w:rsid w:val="00574B6D"/>
    <w:rsid w:val="00574D44"/>
    <w:rsid w:val="00585524"/>
    <w:rsid w:val="00587F33"/>
    <w:rsid w:val="005964A9"/>
    <w:rsid w:val="00596DEC"/>
    <w:rsid w:val="005A3EDE"/>
    <w:rsid w:val="005B0F99"/>
    <w:rsid w:val="005B1307"/>
    <w:rsid w:val="005B1CEA"/>
    <w:rsid w:val="005B26AD"/>
    <w:rsid w:val="005B60D7"/>
    <w:rsid w:val="005B7450"/>
    <w:rsid w:val="005B7BBB"/>
    <w:rsid w:val="005D6AFF"/>
    <w:rsid w:val="00603422"/>
    <w:rsid w:val="006034FC"/>
    <w:rsid w:val="00606058"/>
    <w:rsid w:val="00613978"/>
    <w:rsid w:val="00614060"/>
    <w:rsid w:val="0061621B"/>
    <w:rsid w:val="00620021"/>
    <w:rsid w:val="00632AF6"/>
    <w:rsid w:val="00633690"/>
    <w:rsid w:val="00633936"/>
    <w:rsid w:val="00641669"/>
    <w:rsid w:val="00641840"/>
    <w:rsid w:val="00650288"/>
    <w:rsid w:val="006505C9"/>
    <w:rsid w:val="00656F30"/>
    <w:rsid w:val="0066572F"/>
    <w:rsid w:val="006727B8"/>
    <w:rsid w:val="00680E23"/>
    <w:rsid w:val="0068300A"/>
    <w:rsid w:val="0068356A"/>
    <w:rsid w:val="006926F3"/>
    <w:rsid w:val="00693F59"/>
    <w:rsid w:val="00695342"/>
    <w:rsid w:val="006A0621"/>
    <w:rsid w:val="006A2E04"/>
    <w:rsid w:val="006A5775"/>
    <w:rsid w:val="006B0471"/>
    <w:rsid w:val="006B3647"/>
    <w:rsid w:val="006C41E3"/>
    <w:rsid w:val="006D2DFF"/>
    <w:rsid w:val="006D5C91"/>
    <w:rsid w:val="006E57C4"/>
    <w:rsid w:val="006E5F4E"/>
    <w:rsid w:val="006E6AFE"/>
    <w:rsid w:val="006E7738"/>
    <w:rsid w:val="006F63AD"/>
    <w:rsid w:val="00716BDB"/>
    <w:rsid w:val="00717E6D"/>
    <w:rsid w:val="00722119"/>
    <w:rsid w:val="0073373C"/>
    <w:rsid w:val="00733DD0"/>
    <w:rsid w:val="0073481D"/>
    <w:rsid w:val="00747272"/>
    <w:rsid w:val="00747EBC"/>
    <w:rsid w:val="00752FB8"/>
    <w:rsid w:val="00760308"/>
    <w:rsid w:val="007632A9"/>
    <w:rsid w:val="00764A57"/>
    <w:rsid w:val="00771CB8"/>
    <w:rsid w:val="007728E4"/>
    <w:rsid w:val="00774881"/>
    <w:rsid w:val="00775EE3"/>
    <w:rsid w:val="00782E01"/>
    <w:rsid w:val="00794690"/>
    <w:rsid w:val="00794B58"/>
    <w:rsid w:val="007974FF"/>
    <w:rsid w:val="007A25E5"/>
    <w:rsid w:val="007A3D4D"/>
    <w:rsid w:val="007A6790"/>
    <w:rsid w:val="007B0D5F"/>
    <w:rsid w:val="007B15CA"/>
    <w:rsid w:val="007B338F"/>
    <w:rsid w:val="007B6078"/>
    <w:rsid w:val="007B64F6"/>
    <w:rsid w:val="007C53F5"/>
    <w:rsid w:val="007C7184"/>
    <w:rsid w:val="007D6C45"/>
    <w:rsid w:val="007E0F3E"/>
    <w:rsid w:val="007E3900"/>
    <w:rsid w:val="007F3283"/>
    <w:rsid w:val="007F55A2"/>
    <w:rsid w:val="008006AD"/>
    <w:rsid w:val="00803758"/>
    <w:rsid w:val="00804A64"/>
    <w:rsid w:val="00807A37"/>
    <w:rsid w:val="00810FC5"/>
    <w:rsid w:val="0082597C"/>
    <w:rsid w:val="0082797B"/>
    <w:rsid w:val="00827A3B"/>
    <w:rsid w:val="008312F5"/>
    <w:rsid w:val="008374D9"/>
    <w:rsid w:val="008448F2"/>
    <w:rsid w:val="00846886"/>
    <w:rsid w:val="00852B64"/>
    <w:rsid w:val="0085503E"/>
    <w:rsid w:val="008551BE"/>
    <w:rsid w:val="0086270E"/>
    <w:rsid w:val="00862BB7"/>
    <w:rsid w:val="0086334C"/>
    <w:rsid w:val="00870FAB"/>
    <w:rsid w:val="00874071"/>
    <w:rsid w:val="00886477"/>
    <w:rsid w:val="00891385"/>
    <w:rsid w:val="00895615"/>
    <w:rsid w:val="008A4A85"/>
    <w:rsid w:val="008A7B93"/>
    <w:rsid w:val="008B2AC8"/>
    <w:rsid w:val="008B6C3D"/>
    <w:rsid w:val="008C1585"/>
    <w:rsid w:val="008C1C22"/>
    <w:rsid w:val="008C3AC3"/>
    <w:rsid w:val="008C4F02"/>
    <w:rsid w:val="008C63D9"/>
    <w:rsid w:val="008C7B42"/>
    <w:rsid w:val="008C7E39"/>
    <w:rsid w:val="008D13D1"/>
    <w:rsid w:val="008E0814"/>
    <w:rsid w:val="008E3935"/>
    <w:rsid w:val="008E4C4E"/>
    <w:rsid w:val="008E4F7D"/>
    <w:rsid w:val="008F3526"/>
    <w:rsid w:val="008F5686"/>
    <w:rsid w:val="008F784E"/>
    <w:rsid w:val="0091415F"/>
    <w:rsid w:val="009162D8"/>
    <w:rsid w:val="00921FA6"/>
    <w:rsid w:val="0092751B"/>
    <w:rsid w:val="00930925"/>
    <w:rsid w:val="00935500"/>
    <w:rsid w:val="00960A3A"/>
    <w:rsid w:val="00965005"/>
    <w:rsid w:val="00972CF9"/>
    <w:rsid w:val="00975739"/>
    <w:rsid w:val="00977C8B"/>
    <w:rsid w:val="0098092D"/>
    <w:rsid w:val="00983B48"/>
    <w:rsid w:val="00984DD3"/>
    <w:rsid w:val="00987374"/>
    <w:rsid w:val="00987A1D"/>
    <w:rsid w:val="00990512"/>
    <w:rsid w:val="00993CEE"/>
    <w:rsid w:val="00994563"/>
    <w:rsid w:val="00997568"/>
    <w:rsid w:val="009A35F6"/>
    <w:rsid w:val="009B54EB"/>
    <w:rsid w:val="009D3D46"/>
    <w:rsid w:val="009D71D6"/>
    <w:rsid w:val="009E2FBC"/>
    <w:rsid w:val="009E382B"/>
    <w:rsid w:val="009F03D8"/>
    <w:rsid w:val="00A04F5B"/>
    <w:rsid w:val="00A077B3"/>
    <w:rsid w:val="00A1334D"/>
    <w:rsid w:val="00A20431"/>
    <w:rsid w:val="00A35CDF"/>
    <w:rsid w:val="00A52B75"/>
    <w:rsid w:val="00A5799E"/>
    <w:rsid w:val="00A66F1F"/>
    <w:rsid w:val="00A67BED"/>
    <w:rsid w:val="00A75264"/>
    <w:rsid w:val="00A84BF3"/>
    <w:rsid w:val="00A877DD"/>
    <w:rsid w:val="00A9308E"/>
    <w:rsid w:val="00A95382"/>
    <w:rsid w:val="00A958D6"/>
    <w:rsid w:val="00AA1BD9"/>
    <w:rsid w:val="00AA4CD8"/>
    <w:rsid w:val="00AA566C"/>
    <w:rsid w:val="00AA7D76"/>
    <w:rsid w:val="00AB5D1A"/>
    <w:rsid w:val="00AB6210"/>
    <w:rsid w:val="00AD1FEB"/>
    <w:rsid w:val="00AD3D61"/>
    <w:rsid w:val="00AD4FFF"/>
    <w:rsid w:val="00AE069F"/>
    <w:rsid w:val="00AE4790"/>
    <w:rsid w:val="00AE695F"/>
    <w:rsid w:val="00AF05C9"/>
    <w:rsid w:val="00AF19DB"/>
    <w:rsid w:val="00B00341"/>
    <w:rsid w:val="00B05A28"/>
    <w:rsid w:val="00B07939"/>
    <w:rsid w:val="00B14A09"/>
    <w:rsid w:val="00B14FFB"/>
    <w:rsid w:val="00B21426"/>
    <w:rsid w:val="00B263A9"/>
    <w:rsid w:val="00B32036"/>
    <w:rsid w:val="00B33E9A"/>
    <w:rsid w:val="00B434DB"/>
    <w:rsid w:val="00B4551C"/>
    <w:rsid w:val="00B52531"/>
    <w:rsid w:val="00B53650"/>
    <w:rsid w:val="00B55581"/>
    <w:rsid w:val="00B56BA2"/>
    <w:rsid w:val="00B60E77"/>
    <w:rsid w:val="00B64130"/>
    <w:rsid w:val="00B75AAE"/>
    <w:rsid w:val="00B80342"/>
    <w:rsid w:val="00B834B2"/>
    <w:rsid w:val="00B848A7"/>
    <w:rsid w:val="00B93A82"/>
    <w:rsid w:val="00BA0E2B"/>
    <w:rsid w:val="00BB0BC8"/>
    <w:rsid w:val="00BC495B"/>
    <w:rsid w:val="00BC6A13"/>
    <w:rsid w:val="00BD0FF0"/>
    <w:rsid w:val="00BE3A40"/>
    <w:rsid w:val="00BF3FA5"/>
    <w:rsid w:val="00C00F68"/>
    <w:rsid w:val="00C04558"/>
    <w:rsid w:val="00C1406C"/>
    <w:rsid w:val="00C32838"/>
    <w:rsid w:val="00C351A8"/>
    <w:rsid w:val="00C36882"/>
    <w:rsid w:val="00C3778D"/>
    <w:rsid w:val="00C37B2A"/>
    <w:rsid w:val="00C414F1"/>
    <w:rsid w:val="00C4493F"/>
    <w:rsid w:val="00C475C3"/>
    <w:rsid w:val="00C52C55"/>
    <w:rsid w:val="00C60916"/>
    <w:rsid w:val="00C74656"/>
    <w:rsid w:val="00C81092"/>
    <w:rsid w:val="00C90471"/>
    <w:rsid w:val="00C912F4"/>
    <w:rsid w:val="00C925FA"/>
    <w:rsid w:val="00CA3816"/>
    <w:rsid w:val="00CB1C77"/>
    <w:rsid w:val="00CB298A"/>
    <w:rsid w:val="00CC06BE"/>
    <w:rsid w:val="00CC0BC0"/>
    <w:rsid w:val="00CC1737"/>
    <w:rsid w:val="00CE117F"/>
    <w:rsid w:val="00CE7B98"/>
    <w:rsid w:val="00CF1EDE"/>
    <w:rsid w:val="00CF32D3"/>
    <w:rsid w:val="00D02562"/>
    <w:rsid w:val="00D03CD9"/>
    <w:rsid w:val="00D06E6D"/>
    <w:rsid w:val="00D14EE5"/>
    <w:rsid w:val="00D15193"/>
    <w:rsid w:val="00D21119"/>
    <w:rsid w:val="00D30296"/>
    <w:rsid w:val="00D400AE"/>
    <w:rsid w:val="00D4015F"/>
    <w:rsid w:val="00D4765E"/>
    <w:rsid w:val="00D512FF"/>
    <w:rsid w:val="00D5509A"/>
    <w:rsid w:val="00D614CC"/>
    <w:rsid w:val="00D754B3"/>
    <w:rsid w:val="00D84ECD"/>
    <w:rsid w:val="00D856C2"/>
    <w:rsid w:val="00D8638D"/>
    <w:rsid w:val="00D868E6"/>
    <w:rsid w:val="00D90856"/>
    <w:rsid w:val="00D90E0A"/>
    <w:rsid w:val="00D95323"/>
    <w:rsid w:val="00D954EA"/>
    <w:rsid w:val="00DA16FA"/>
    <w:rsid w:val="00DA2595"/>
    <w:rsid w:val="00DA3ABD"/>
    <w:rsid w:val="00DA55A2"/>
    <w:rsid w:val="00DB224F"/>
    <w:rsid w:val="00DC01DB"/>
    <w:rsid w:val="00DC123F"/>
    <w:rsid w:val="00DD0DEA"/>
    <w:rsid w:val="00DD5AE7"/>
    <w:rsid w:val="00DE064C"/>
    <w:rsid w:val="00DE1782"/>
    <w:rsid w:val="00DE45D8"/>
    <w:rsid w:val="00DE4B9C"/>
    <w:rsid w:val="00DE4BE2"/>
    <w:rsid w:val="00E03CBA"/>
    <w:rsid w:val="00E0527A"/>
    <w:rsid w:val="00E2476E"/>
    <w:rsid w:val="00E26BA7"/>
    <w:rsid w:val="00E272F8"/>
    <w:rsid w:val="00E2780D"/>
    <w:rsid w:val="00E30FCF"/>
    <w:rsid w:val="00E30FF2"/>
    <w:rsid w:val="00E33600"/>
    <w:rsid w:val="00E33FF7"/>
    <w:rsid w:val="00E44008"/>
    <w:rsid w:val="00E47C0F"/>
    <w:rsid w:val="00E522D4"/>
    <w:rsid w:val="00E56AE6"/>
    <w:rsid w:val="00E607EB"/>
    <w:rsid w:val="00E66F4B"/>
    <w:rsid w:val="00E7144D"/>
    <w:rsid w:val="00E81285"/>
    <w:rsid w:val="00E8420C"/>
    <w:rsid w:val="00E91738"/>
    <w:rsid w:val="00E93826"/>
    <w:rsid w:val="00E97AF3"/>
    <w:rsid w:val="00EA0F37"/>
    <w:rsid w:val="00EB1357"/>
    <w:rsid w:val="00EB33D9"/>
    <w:rsid w:val="00EB3DD9"/>
    <w:rsid w:val="00EB62E3"/>
    <w:rsid w:val="00EB79CC"/>
    <w:rsid w:val="00EC441B"/>
    <w:rsid w:val="00ED2252"/>
    <w:rsid w:val="00ED2562"/>
    <w:rsid w:val="00ED2BC7"/>
    <w:rsid w:val="00ED7D62"/>
    <w:rsid w:val="00EE2D13"/>
    <w:rsid w:val="00EE3580"/>
    <w:rsid w:val="00EE5C9C"/>
    <w:rsid w:val="00EF0508"/>
    <w:rsid w:val="00EF2CBF"/>
    <w:rsid w:val="00EF306D"/>
    <w:rsid w:val="00EF56B5"/>
    <w:rsid w:val="00EF5E77"/>
    <w:rsid w:val="00F06088"/>
    <w:rsid w:val="00F10DAB"/>
    <w:rsid w:val="00F165C5"/>
    <w:rsid w:val="00F22A16"/>
    <w:rsid w:val="00F2637A"/>
    <w:rsid w:val="00F27E58"/>
    <w:rsid w:val="00F330C7"/>
    <w:rsid w:val="00F35E79"/>
    <w:rsid w:val="00F36E93"/>
    <w:rsid w:val="00F41A12"/>
    <w:rsid w:val="00F43D22"/>
    <w:rsid w:val="00F45CF3"/>
    <w:rsid w:val="00F5491A"/>
    <w:rsid w:val="00F5663D"/>
    <w:rsid w:val="00F715FE"/>
    <w:rsid w:val="00F75D68"/>
    <w:rsid w:val="00F80F51"/>
    <w:rsid w:val="00F82427"/>
    <w:rsid w:val="00FB4011"/>
    <w:rsid w:val="00FB45A5"/>
    <w:rsid w:val="00FB6708"/>
    <w:rsid w:val="00FC373F"/>
    <w:rsid w:val="00FC61FE"/>
    <w:rsid w:val="00FD1244"/>
    <w:rsid w:val="00FD4032"/>
    <w:rsid w:val="00FE253C"/>
    <w:rsid w:val="00FF3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45A2A5D"/>
  <w15:chartTrackingRefBased/>
  <w15:docId w15:val="{C3E112CD-5583-40C1-A88A-E54DC3AD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pBdr>
        <w:top w:val="single" w:sz="36" w:space="6" w:color="auto"/>
        <w:left w:val="single" w:sz="36" w:space="6" w:color="auto"/>
        <w:bottom w:val="single" w:sz="36" w:space="6" w:color="auto"/>
        <w:right w:val="single" w:sz="36" w:space="6" w:color="auto"/>
      </w:pBdr>
      <w:tabs>
        <w:tab w:val="left" w:pos="1152"/>
        <w:tab w:val="left" w:pos="2016"/>
        <w:tab w:val="left" w:pos="5040"/>
        <w:tab w:val="left" w:pos="6768"/>
      </w:tabs>
      <w:spacing w:line="240" w:lineRule="atLeast"/>
      <w:outlineLvl w:val="0"/>
    </w:pPr>
    <w:rPr>
      <w:b/>
      <w:bCs/>
      <w:sz w:val="32"/>
      <w:szCs w:val="32"/>
    </w:rPr>
  </w:style>
  <w:style w:type="paragraph" w:styleId="Heading2">
    <w:name w:val="heading 2"/>
    <w:basedOn w:val="Normal"/>
    <w:next w:val="Normal"/>
    <w:qFormat/>
    <w:pPr>
      <w:keepNext/>
      <w:widowControl w:val="0"/>
      <w:jc w:val="both"/>
      <w:outlineLvl w:val="1"/>
    </w:pPr>
    <w:rPr>
      <w:sz w:val="24"/>
      <w:szCs w:val="24"/>
    </w:rPr>
  </w:style>
  <w:style w:type="paragraph" w:styleId="Heading3">
    <w:name w:val="heading 3"/>
    <w:basedOn w:val="Normal"/>
    <w:next w:val="Normal"/>
    <w:qFormat/>
    <w:pPr>
      <w:keepNext/>
      <w:widowControl w:val="0"/>
      <w:jc w:val="center"/>
      <w:outlineLvl w:val="2"/>
    </w:pPr>
    <w:rPr>
      <w:b/>
      <w:bCs/>
      <w:sz w:val="24"/>
      <w:szCs w:val="24"/>
    </w:rPr>
  </w:style>
  <w:style w:type="paragraph" w:styleId="Heading4">
    <w:name w:val="heading 4"/>
    <w:basedOn w:val="Normal"/>
    <w:next w:val="Normal"/>
    <w:qFormat/>
    <w:pPr>
      <w:keepNext/>
      <w:outlineLvl w:val="3"/>
    </w:pPr>
    <w:rPr>
      <w:b/>
      <w:bCs/>
      <w:cap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widowControl w:val="0"/>
    </w:pPr>
    <w:rPr>
      <w:sz w:val="24"/>
      <w:szCs w:val="24"/>
    </w:rPr>
  </w:style>
  <w:style w:type="paragraph" w:styleId="BodyText2">
    <w:name w:val="Body Text 2"/>
    <w:basedOn w:val="Normal"/>
    <w:pPr>
      <w:autoSpaceDE w:val="0"/>
      <w:autoSpaceDN w:val="0"/>
      <w:adjustRightInd w:val="0"/>
      <w:spacing w:line="240" w:lineRule="atLeast"/>
      <w:jc w:val="both"/>
    </w:pPr>
    <w:rPr>
      <w:color w:val="000000"/>
      <w:sz w:val="22"/>
      <w:szCs w:val="22"/>
    </w:rPr>
  </w:style>
  <w:style w:type="paragraph" w:customStyle="1" w:styleId="AINDENTEDBULLET">
    <w:name w:val="A INDENTED BULLET"/>
    <w:basedOn w:val="Normal"/>
    <w:pPr>
      <w:tabs>
        <w:tab w:val="left" w:pos="1080"/>
      </w:tabs>
      <w:ind w:left="662" w:hanging="331"/>
    </w:pPr>
    <w:rPr>
      <w:rFonts w:ascii="Book Antiqua" w:hAnsi="Book Antiqua" w:cs="Book Antiqua"/>
      <w:sz w:val="22"/>
      <w:szCs w:val="22"/>
    </w:rPr>
  </w:style>
  <w:style w:type="paragraph" w:customStyle="1" w:styleId="ABLOCKPARA">
    <w:name w:val="A BLOCK PARA"/>
    <w:basedOn w:val="Normal"/>
    <w:rPr>
      <w:rFonts w:ascii="Book Antiqua" w:hAnsi="Book Antiqua" w:cs="Book Antiqua"/>
      <w:sz w:val="22"/>
      <w:szCs w:val="22"/>
    </w:rPr>
  </w:style>
  <w:style w:type="character" w:styleId="PageNumber">
    <w:name w:val="page number"/>
    <w:basedOn w:val="DefaultParagraphFont"/>
  </w:style>
  <w:style w:type="paragraph" w:styleId="Title">
    <w:name w:val="Title"/>
    <w:basedOn w:val="Normal"/>
    <w:qFormat/>
    <w:pPr>
      <w:autoSpaceDE w:val="0"/>
      <w:autoSpaceDN w:val="0"/>
      <w:adjustRightInd w:val="0"/>
      <w:jc w:val="center"/>
    </w:pPr>
    <w:rPr>
      <w:b/>
      <w:bCs/>
      <w:sz w:val="24"/>
      <w:szCs w:val="24"/>
    </w:rPr>
  </w:style>
  <w:style w:type="paragraph" w:styleId="TOC4">
    <w:name w:val="toc 4"/>
    <w:basedOn w:val="Normal"/>
    <w:next w:val="Normal"/>
    <w:autoRedefine/>
    <w:semiHidden/>
    <w:pPr>
      <w:tabs>
        <w:tab w:val="right" w:leader="dot" w:pos="9360"/>
      </w:tabs>
      <w:suppressAutoHyphens/>
      <w:ind w:left="2880" w:right="720" w:hanging="720"/>
    </w:pPr>
    <w:rPr>
      <w:rFonts w:ascii="Courier New" w:hAnsi="Courier New" w:cs="Courier New"/>
      <w:sz w:val="24"/>
      <w:szCs w:val="24"/>
    </w:rPr>
  </w:style>
  <w:style w:type="paragraph" w:styleId="BodyTextIndent2">
    <w:name w:val="Body Text Indent 2"/>
    <w:basedOn w:val="Normal"/>
    <w:pPr>
      <w:autoSpaceDE w:val="0"/>
      <w:autoSpaceDN w:val="0"/>
      <w:adjustRightInd w:val="0"/>
      <w:ind w:firstLine="720"/>
      <w:jc w:val="both"/>
    </w:pPr>
    <w:rPr>
      <w:sz w:val="22"/>
      <w:szCs w:val="22"/>
    </w:rPr>
  </w:style>
  <w:style w:type="character" w:styleId="Strong">
    <w:name w:val="Strong"/>
    <w:qFormat/>
    <w:rPr>
      <w:b/>
      <w:bCs/>
    </w:rPr>
  </w:style>
  <w:style w:type="paragraph" w:customStyle="1" w:styleId="zDocID">
    <w:name w:val="zDocID"/>
    <w:rsid w:val="001D18F0"/>
    <w:pPr>
      <w:framePr w:w="1440" w:wrap="around" w:vAnchor="text" w:hAnchor="page" w:x="577" w:y="321" w:anchorLock="1"/>
      <w:tabs>
        <w:tab w:val="right" w:pos="10800"/>
      </w:tabs>
    </w:pPr>
    <w:rPr>
      <w:rFonts w:ascii="Garamond" w:hAnsi="Garamond"/>
      <w:bCs/>
      <w:noProof/>
      <w:sz w:val="16"/>
      <w:szCs w:val="22"/>
    </w:rPr>
  </w:style>
  <w:style w:type="character" w:customStyle="1" w:styleId="zcDocID">
    <w:name w:val="zcDocID"/>
    <w:rsid w:val="001C5364"/>
    <w:rPr>
      <w:rFonts w:ascii="Garamond" w:hAnsi="Garamond"/>
      <w:b w:val="0"/>
      <w:i w:val="0"/>
      <w:caps w:val="0"/>
      <w:smallCaps w:val="0"/>
      <w:strike w:val="0"/>
      <w:dstrike w:val="0"/>
      <w:vanish w:val="0"/>
      <w:color w:val="auto"/>
      <w:w w:val="100"/>
      <w:kern w:val="0"/>
      <w:sz w:val="16"/>
      <w:szCs w:val="22"/>
      <w:u w:val="none"/>
      <w:effect w:val="none"/>
      <w:bdr w:val="none" w:sz="0" w:space="0" w:color="auto"/>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BodyTextIndent3">
    <w:name w:val="Body Text Indent 3"/>
    <w:basedOn w:val="Normal"/>
    <w:rsid w:val="009B54EB"/>
    <w:pPr>
      <w:spacing w:after="120"/>
      <w:ind w:left="360"/>
    </w:pPr>
    <w:rPr>
      <w:sz w:val="16"/>
      <w:szCs w:val="16"/>
    </w:rPr>
  </w:style>
  <w:style w:type="paragraph" w:customStyle="1" w:styleId="Sections">
    <w:name w:val="Sections"/>
    <w:basedOn w:val="Normal"/>
    <w:rsid w:val="00633936"/>
    <w:pPr>
      <w:numPr>
        <w:ilvl w:val="1"/>
        <w:numId w:val="4"/>
      </w:numPr>
      <w:spacing w:after="120"/>
    </w:pPr>
    <w:rPr>
      <w:rFonts w:ascii="Courier New" w:hAnsi="Courier New" w:cs="Courier New"/>
    </w:rPr>
  </w:style>
  <w:style w:type="paragraph" w:styleId="EndnoteText">
    <w:name w:val="endnote text"/>
    <w:basedOn w:val="Normal"/>
    <w:rsid w:val="00C60916"/>
    <w:rPr>
      <w:rFonts w:ascii="Courier New" w:hAnsi="Courier New" w:cs="Courier New"/>
      <w:sz w:val="24"/>
      <w:szCs w:val="24"/>
    </w:rPr>
  </w:style>
  <w:style w:type="character" w:styleId="Hyperlink">
    <w:name w:val="Hyperlink"/>
    <w:rsid w:val="00B93A82"/>
    <w:rPr>
      <w:rFonts w:cs="Times New Roman"/>
      <w:color w:val="0000FF"/>
      <w:u w:val="single"/>
    </w:rPr>
  </w:style>
  <w:style w:type="table" w:styleId="TableGrid">
    <w:name w:val="Table Grid"/>
    <w:basedOn w:val="TableNormal"/>
    <w:rsid w:val="00EE2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EC441B"/>
    <w:rPr>
      <w:sz w:val="16"/>
      <w:szCs w:val="16"/>
    </w:rPr>
  </w:style>
  <w:style w:type="paragraph" w:styleId="CommentText">
    <w:name w:val="annotation text"/>
    <w:basedOn w:val="Normal"/>
    <w:semiHidden/>
    <w:rsid w:val="00EC441B"/>
  </w:style>
  <w:style w:type="paragraph" w:styleId="CommentSubject">
    <w:name w:val="annotation subject"/>
    <w:basedOn w:val="CommentText"/>
    <w:next w:val="CommentText"/>
    <w:semiHidden/>
    <w:rsid w:val="00A67BED"/>
    <w:rPr>
      <w:b/>
      <w:bCs/>
    </w:rPr>
  </w:style>
  <w:style w:type="paragraph" w:styleId="BalloonText">
    <w:name w:val="Balloon Text"/>
    <w:basedOn w:val="Normal"/>
    <w:semiHidden/>
    <w:rsid w:val="00A67BED"/>
    <w:rPr>
      <w:rFonts w:ascii="Tahoma" w:hAnsi="Tahoma" w:cs="Tahoma"/>
      <w:sz w:val="16"/>
      <w:szCs w:val="16"/>
    </w:rPr>
  </w:style>
  <w:style w:type="paragraph" w:customStyle="1" w:styleId="Style-1363800422">
    <w:name w:val="Style-1363800422"/>
    <w:rsid w:val="001B694C"/>
    <w:pPr>
      <w:autoSpaceDE w:val="0"/>
      <w:autoSpaceDN w:val="0"/>
      <w:adjustRightInd w:val="0"/>
    </w:pPr>
    <w:rPr>
      <w:rFonts w:ascii="Arial" w:eastAsia="MS Mincho" w:hAnsi="Arial"/>
      <w:sz w:val="24"/>
      <w:szCs w:val="24"/>
      <w:lang w:eastAsia="ja-JP"/>
    </w:rPr>
  </w:style>
  <w:style w:type="paragraph" w:styleId="PlainText">
    <w:name w:val="Plain Text"/>
    <w:basedOn w:val="Normal"/>
    <w:link w:val="PlainTextChar"/>
    <w:rsid w:val="00FC373F"/>
    <w:rPr>
      <w:rFonts w:ascii="Consolas" w:eastAsia="SimSun" w:hAnsi="Consolas"/>
      <w:sz w:val="21"/>
      <w:szCs w:val="21"/>
      <w:lang w:eastAsia="zh-CN"/>
    </w:rPr>
  </w:style>
  <w:style w:type="character" w:customStyle="1" w:styleId="PlainTextChar">
    <w:name w:val="Plain Text Char"/>
    <w:link w:val="PlainText"/>
    <w:rsid w:val="00FC373F"/>
    <w:rPr>
      <w:rFonts w:ascii="Consolas" w:eastAsia="SimSun" w:hAnsi="Consolas"/>
      <w:sz w:val="21"/>
      <w:szCs w:val="21"/>
      <w:lang w:val="en-US" w:eastAsia="zh-CN" w:bidi="ar-SA"/>
    </w:rPr>
  </w:style>
  <w:style w:type="paragraph" w:customStyle="1" w:styleId="paragraph">
    <w:name w:val="paragraph"/>
    <w:basedOn w:val="Normal"/>
    <w:rsid w:val="00D06E6D"/>
    <w:pPr>
      <w:spacing w:before="100" w:beforeAutospacing="1" w:after="100" w:afterAutospacing="1"/>
    </w:pPr>
    <w:rPr>
      <w:sz w:val="24"/>
      <w:szCs w:val="24"/>
    </w:rPr>
  </w:style>
  <w:style w:type="character" w:customStyle="1" w:styleId="normaltextrun">
    <w:name w:val="normaltextrun"/>
    <w:basedOn w:val="DefaultParagraphFont"/>
    <w:rsid w:val="00D06E6D"/>
  </w:style>
  <w:style w:type="character" w:customStyle="1" w:styleId="tabchar">
    <w:name w:val="tabchar"/>
    <w:basedOn w:val="DefaultParagraphFont"/>
    <w:rsid w:val="00D06E6D"/>
  </w:style>
  <w:style w:type="character" w:customStyle="1" w:styleId="eop">
    <w:name w:val="eop"/>
    <w:basedOn w:val="DefaultParagraphFont"/>
    <w:rsid w:val="00D06E6D"/>
  </w:style>
  <w:style w:type="paragraph" w:styleId="Revision">
    <w:name w:val="Revision"/>
    <w:hidden/>
    <w:uiPriority w:val="99"/>
    <w:semiHidden/>
    <w:rsid w:val="00176357"/>
  </w:style>
  <w:style w:type="character" w:styleId="FollowedHyperlink">
    <w:name w:val="FollowedHyperlink"/>
    <w:basedOn w:val="DefaultParagraphFont"/>
    <w:rsid w:val="006835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735375">
      <w:bodyDiv w:val="1"/>
      <w:marLeft w:val="0"/>
      <w:marRight w:val="0"/>
      <w:marTop w:val="0"/>
      <w:marBottom w:val="0"/>
      <w:divBdr>
        <w:top w:val="none" w:sz="0" w:space="0" w:color="auto"/>
        <w:left w:val="none" w:sz="0" w:space="0" w:color="auto"/>
        <w:bottom w:val="none" w:sz="0" w:space="0" w:color="auto"/>
        <w:right w:val="none" w:sz="0" w:space="0" w:color="auto"/>
      </w:divBdr>
    </w:div>
    <w:div w:id="1372851182">
      <w:bodyDiv w:val="1"/>
      <w:marLeft w:val="0"/>
      <w:marRight w:val="0"/>
      <w:marTop w:val="0"/>
      <w:marBottom w:val="0"/>
      <w:divBdr>
        <w:top w:val="none" w:sz="0" w:space="0" w:color="auto"/>
        <w:left w:val="none" w:sz="0" w:space="0" w:color="auto"/>
        <w:bottom w:val="none" w:sz="0" w:space="0" w:color="auto"/>
        <w:right w:val="none" w:sz="0" w:space="0" w:color="auto"/>
      </w:divBdr>
    </w:div>
    <w:div w:id="1628049280">
      <w:bodyDiv w:val="1"/>
      <w:marLeft w:val="0"/>
      <w:marRight w:val="0"/>
      <w:marTop w:val="0"/>
      <w:marBottom w:val="0"/>
      <w:divBdr>
        <w:top w:val="none" w:sz="0" w:space="0" w:color="auto"/>
        <w:left w:val="none" w:sz="0" w:space="0" w:color="auto"/>
        <w:bottom w:val="none" w:sz="0" w:space="0" w:color="auto"/>
        <w:right w:val="none" w:sz="0" w:space="0" w:color="auto"/>
      </w:divBdr>
    </w:div>
    <w:div w:id="1712069295">
      <w:bodyDiv w:val="1"/>
      <w:marLeft w:val="0"/>
      <w:marRight w:val="0"/>
      <w:marTop w:val="0"/>
      <w:marBottom w:val="0"/>
      <w:divBdr>
        <w:top w:val="none" w:sz="0" w:space="0" w:color="auto"/>
        <w:left w:val="none" w:sz="0" w:space="0" w:color="auto"/>
        <w:bottom w:val="none" w:sz="0" w:space="0" w:color="auto"/>
        <w:right w:val="none" w:sz="0" w:space="0" w:color="auto"/>
      </w:divBdr>
      <w:divsChild>
        <w:div w:id="1485004436">
          <w:marLeft w:val="0"/>
          <w:marRight w:val="0"/>
          <w:marTop w:val="0"/>
          <w:marBottom w:val="0"/>
          <w:divBdr>
            <w:top w:val="none" w:sz="0" w:space="0" w:color="auto"/>
            <w:left w:val="none" w:sz="0" w:space="0" w:color="auto"/>
            <w:bottom w:val="none" w:sz="0" w:space="0" w:color="auto"/>
            <w:right w:val="none" w:sz="0" w:space="0" w:color="auto"/>
          </w:divBdr>
          <w:divsChild>
            <w:div w:id="34044090">
              <w:marLeft w:val="0"/>
              <w:marRight w:val="0"/>
              <w:marTop w:val="45"/>
              <w:marBottom w:val="0"/>
              <w:divBdr>
                <w:top w:val="none" w:sz="0" w:space="0" w:color="auto"/>
                <w:left w:val="none" w:sz="0" w:space="0" w:color="auto"/>
                <w:bottom w:val="none" w:sz="0" w:space="0" w:color="auto"/>
                <w:right w:val="none" w:sz="0" w:space="0" w:color="auto"/>
              </w:divBdr>
            </w:div>
            <w:div w:id="38745450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cobc-biogen.com" TargetMode="Externa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mailto:privacy@bioge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203151AFA249B409411D2EE7B6D3581" ma:contentTypeVersion="4" ma:contentTypeDescription="Create a new document." ma:contentTypeScope="" ma:versionID="e98b14e18bbc4e3a2bfe08552fe236a1">
  <xsd:schema xmlns:xsd="http://www.w3.org/2001/XMLSchema" xmlns:xs="http://www.w3.org/2001/XMLSchema" xmlns:p="http://schemas.microsoft.com/office/2006/metadata/properties" xmlns:ns2="807edba1-49f0-46d2-8b8e-40ea9ea196cd" targetNamespace="http://schemas.microsoft.com/office/2006/metadata/properties" ma:root="true" ma:fieldsID="7b35626794812280e971a099df068036" ns2:_="">
    <xsd:import namespace="807edba1-49f0-46d2-8b8e-40ea9ea196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7edba1-49f0-46d2-8b8e-40ea9ea196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6BDBCE-B093-49A8-9472-E33CDFFF31AD}">
  <ds:schemaRefs>
    <ds:schemaRef ds:uri="http://schemas.microsoft.com/sharepoint/v3/contenttype/forms"/>
  </ds:schemaRefs>
</ds:datastoreItem>
</file>

<file path=customXml/itemProps2.xml><?xml version="1.0" encoding="utf-8"?>
<ds:datastoreItem xmlns:ds="http://schemas.openxmlformats.org/officeDocument/2006/customXml" ds:itemID="{05BF04CD-2EE4-4A21-AACC-A5EAC5FBCBCE}">
  <ds:schemaRefs>
    <ds:schemaRef ds:uri="http://schemas.microsoft.com/office/2006/metadata/longProperties"/>
  </ds:schemaRefs>
</ds:datastoreItem>
</file>

<file path=customXml/itemProps3.xml><?xml version="1.0" encoding="utf-8"?>
<ds:datastoreItem xmlns:ds="http://schemas.openxmlformats.org/officeDocument/2006/customXml" ds:itemID="{284D0109-C7C9-46AB-BD43-605588535976}"/>
</file>

<file path=customXml/itemProps4.xml><?xml version="1.0" encoding="utf-8"?>
<ds:datastoreItem xmlns:ds="http://schemas.openxmlformats.org/officeDocument/2006/customXml" ds:itemID="{FD9622F3-ACAF-4969-BF59-F814F042C64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32</Pages>
  <Words>12733</Words>
  <Characters>72580</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MASTER SERVICES AGREEMENT</vt:lpstr>
    </vt:vector>
  </TitlesOfParts>
  <Company>IDEC Pharmaceuticals Corporation</Company>
  <LinksUpToDate>false</LinksUpToDate>
  <CharactersWithSpaces>85143</CharactersWithSpaces>
  <SharedDoc>false</SharedDoc>
  <HLinks>
    <vt:vector size="6" baseType="variant">
      <vt:variant>
        <vt:i4>6881397</vt:i4>
      </vt:variant>
      <vt:variant>
        <vt:i4>0</vt:i4>
      </vt:variant>
      <vt:variant>
        <vt:i4>0</vt:i4>
      </vt:variant>
      <vt:variant>
        <vt:i4>5</vt:i4>
      </vt:variant>
      <vt:variant>
        <vt:lpwstr>http://www.cobc-biogen.com/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dc:title>
  <dc:subject/>
  <dc:creator>Douglas Bissonnette</dc:creator>
  <cp:keywords>Not Sensitive</cp:keywords>
  <cp:lastModifiedBy>APSL Legal</cp:lastModifiedBy>
  <cp:revision>145</cp:revision>
  <cp:lastPrinted>2009-04-24T17:56:00Z</cp:lastPrinted>
  <dcterms:created xsi:type="dcterms:W3CDTF">2022-04-29T18:54:00Z</dcterms:created>
  <dcterms:modified xsi:type="dcterms:W3CDTF">2022-05-30T05:42:00Z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ivateInFeed">
    <vt:lpwstr>1</vt:lpwstr>
  </property>
  <property fmtid="{D5CDD505-2E9C-101B-9397-08002B2CF9AE}" pid="3" name="ArticleDescription">
    <vt:lpwstr/>
  </property>
  <property fmtid="{D5CDD505-2E9C-101B-9397-08002B2CF9AE}" pid="4" name="PublishingExpirationDate">
    <vt:lpwstr/>
  </property>
  <property fmtid="{D5CDD505-2E9C-101B-9397-08002B2CF9AE}" pid="5" name="PublishingStartDate">
    <vt:lpwstr/>
  </property>
  <property fmtid="{D5CDD505-2E9C-101B-9397-08002B2CF9AE}" pid="6" name="LEG Records Class CodeTaxHTField0">
    <vt:lpwstr>LEG000|b057c44c-fe57-437b-8bc6-1e5f9f7d69ae</vt:lpwstr>
  </property>
  <property fmtid="{D5CDD505-2E9C-101B-9397-08002B2CF9AE}" pid="7" name="TaxCatchAll">
    <vt:lpwstr>7;#LEG000|b057c44c-fe57-437b-8bc6-1e5f9f7d69ae</vt:lpwstr>
  </property>
  <property fmtid="{D5CDD505-2E9C-101B-9397-08002B2CF9AE}" pid="8" name="Link to Playbook">
    <vt:lpwstr/>
  </property>
  <property fmtid="{D5CDD505-2E9C-101B-9397-08002B2CF9AE}" pid="9" name="Document Status">
    <vt:lpwstr>Private</vt:lpwstr>
  </property>
  <property fmtid="{D5CDD505-2E9C-101B-9397-08002B2CF9AE}" pid="10" name="Orginzation">
    <vt:lpwstr>PO&amp;T</vt:lpwstr>
  </property>
  <property fmtid="{D5CDD505-2E9C-101B-9397-08002B2CF9AE}" pid="11" name="LEG Records Class Code">
    <vt:lpwstr>7;#LEG000|b057c44c-fe57-437b-8bc6-1e5f9f7d69ae</vt:lpwstr>
  </property>
  <property fmtid="{D5CDD505-2E9C-101B-9397-08002B2CF9AE}" pid="12" name="WorkflowCreationPath">
    <vt:lpwstr>2442b9be-7bfb-48fe-8c59-74ef7c838f57,4;</vt:lpwstr>
  </property>
  <property fmtid="{D5CDD505-2E9C-101B-9397-08002B2CF9AE}" pid="13" name="TitusGUID">
    <vt:lpwstr>bdf65dd7-54e6-4756-b5e7-03c095e824bb</vt:lpwstr>
  </property>
  <property fmtid="{D5CDD505-2E9C-101B-9397-08002B2CF9AE}" pid="14" name="Workflow:Transfer Status">
    <vt:lpwstr/>
  </property>
  <property fmtid="{D5CDD505-2E9C-101B-9397-08002B2CF9AE}" pid="15" name="Workflow:Delete Status">
    <vt:lpwstr/>
  </property>
  <property fmtid="{D5CDD505-2E9C-101B-9397-08002B2CF9AE}" pid="16" name="Delete Workflow Comments">
    <vt:lpwstr/>
  </property>
  <property fmtid="{D5CDD505-2E9C-101B-9397-08002B2CF9AE}" pid="17" name="Copy Workflow Comments">
    <vt:lpwstr/>
  </property>
  <property fmtid="{D5CDD505-2E9C-101B-9397-08002B2CF9AE}" pid="18" name="BiogenIdecClassification">
    <vt:lpwstr>Not Sensitive</vt:lpwstr>
  </property>
  <property fmtid="{D5CDD505-2E9C-101B-9397-08002B2CF9AE}" pid="19" name="WorkflowChangePath">
    <vt:lpwstr>2442b9be-7bfb-48fe-8c59-74ef7c838f57,16;9a468dd8-351c-4669-bda8-b5d060259df9,20;</vt:lpwstr>
  </property>
  <property fmtid="{D5CDD505-2E9C-101B-9397-08002B2CF9AE}" pid="20" name="ContentTypeId">
    <vt:lpwstr>0x0101005203151AFA249B409411D2EE7B6D3581</vt:lpwstr>
  </property>
</Properties>
</file>